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F5FDC10" w14:textId="27E620F0" w:rsidR="009B1D59" w:rsidRPr="00CE7917" w:rsidRDefault="002760D8" w:rsidP="002760D8">
      <w:pPr>
        <w:pStyle w:val="Title1"/>
        <w:rPr>
          <w:lang w:val="vi-VN"/>
        </w:rPr>
      </w:pPr>
      <w:r w:rsidRPr="002760D8">
        <w:rPr>
          <w:lang w:val="vi-VN"/>
        </w:rPr>
        <w:t>Analyzing Urban Expansion in Hanoi Using Machine</w:t>
      </w:r>
      <w:r>
        <w:rPr>
          <w:lang w:val="vi-VN"/>
        </w:rPr>
        <w:t xml:space="preserve"> </w:t>
      </w:r>
      <w:r w:rsidRPr="002760D8">
        <w:rPr>
          <w:lang w:val="vi-VN"/>
        </w:rPr>
        <w:t>Learning and Multi-Temporal Satellite Imagery</w:t>
      </w:r>
    </w:p>
    <w:p w14:paraId="3BFE89CC" w14:textId="313BA0AA" w:rsidR="0026444A" w:rsidRDefault="0026444A" w:rsidP="0026444A">
      <w:pPr>
        <w:pStyle w:val="authorinfo"/>
        <w:rPr>
          <w:rFonts w:ascii="Times New Roman" w:hAnsi="Times New Roman"/>
          <w:lang w:eastAsia="en-US"/>
        </w:rPr>
      </w:pPr>
      <w:r>
        <w:rPr>
          <w:rFonts w:ascii="Times New Roman" w:hAnsi="Times New Roman"/>
          <w:lang w:eastAsia="en-US"/>
        </w:rPr>
        <w:t>Dang</w:t>
      </w:r>
      <w:r>
        <w:rPr>
          <w:rFonts w:ascii="Times New Roman" w:hAnsi="Times New Roman"/>
          <w:lang w:val="vi-VN" w:eastAsia="en-US"/>
        </w:rPr>
        <w:t xml:space="preserve"> Thanh</w:t>
      </w:r>
      <w:ins w:id="0" w:author="Tung Dao" w:date="2024-06-12T14:14:00Z" w16du:dateUtc="2024-06-12T07:14:00Z">
        <w:r w:rsidR="00271818">
          <w:rPr>
            <w:rFonts w:ascii="Times New Roman" w:hAnsi="Times New Roman"/>
            <w:lang w:eastAsia="en-US"/>
          </w:rPr>
          <w:t xml:space="preserve"> Tung</w:t>
        </w:r>
      </w:ins>
      <w:r w:rsidR="00D91865" w:rsidRPr="00271818">
        <w:rPr>
          <w:rFonts w:ascii="Times New Roman" w:hAnsi="Times New Roman"/>
          <w:sz w:val="13"/>
          <w:szCs w:val="13"/>
          <w:vertAlign w:val="superscript"/>
          <w:lang w:val="vi-VN" w:eastAsia="en-US"/>
        </w:rPr>
        <w:t>1*</w:t>
      </w:r>
      <w:r>
        <w:rPr>
          <w:rFonts w:ascii="Times New Roman" w:hAnsi="Times New Roman"/>
          <w:lang w:eastAsia="en-US"/>
        </w:rPr>
        <w:t>(</w:t>
      </w:r>
      <w:r w:rsidRPr="003115C1">
        <w:rPr>
          <w:rFonts w:ascii="Times New Roman" w:hAnsi="Times New Roman"/>
          <w:lang w:eastAsia="en-US"/>
        </w:rPr>
        <w:t>0000-0002-1944-7430</w:t>
      </w:r>
      <w:r>
        <w:rPr>
          <w:rFonts w:ascii="Times New Roman" w:hAnsi="Times New Roman"/>
          <w:lang w:eastAsia="en-US"/>
        </w:rPr>
        <w:t xml:space="preserve">), </w:t>
      </w:r>
      <w:r w:rsidRPr="003115C1">
        <w:rPr>
          <w:rFonts w:ascii="Times New Roman" w:hAnsi="Times New Roman"/>
          <w:lang w:val="vi-VN" w:eastAsia="en-US"/>
        </w:rPr>
        <w:t>Nguyen Thanh Tung</w:t>
      </w:r>
      <w:r w:rsidRPr="00271818">
        <w:rPr>
          <w:rFonts w:ascii="Times New Roman" w:hAnsi="Times New Roman"/>
          <w:sz w:val="13"/>
          <w:szCs w:val="13"/>
          <w:vertAlign w:val="superscript"/>
          <w:lang w:val="vi-VN" w:eastAsia="en-US"/>
          <w:rPrChange w:id="1" w:author="Tung Dao" w:date="2024-06-12T14:14:00Z" w16du:dateUtc="2024-06-12T07:14:00Z">
            <w:rPr>
              <w:rFonts w:ascii="Times New Roman" w:hAnsi="Times New Roman"/>
              <w:vertAlign w:val="superscript"/>
              <w:lang w:val="vi-VN" w:eastAsia="en-US"/>
            </w:rPr>
          </w:rPrChange>
        </w:rPr>
        <w:t>1</w:t>
      </w:r>
      <w:r>
        <w:rPr>
          <w:rFonts w:ascii="Times New Roman" w:hAnsi="Times New Roman"/>
          <w:lang w:eastAsia="en-US"/>
        </w:rPr>
        <w:t>, Hoang</w:t>
      </w:r>
      <w:r>
        <w:rPr>
          <w:rFonts w:ascii="Times New Roman" w:hAnsi="Times New Roman"/>
          <w:lang w:val="vi-VN" w:eastAsia="en-US"/>
        </w:rPr>
        <w:t xml:space="preserve"> </w:t>
      </w:r>
      <w:r>
        <w:rPr>
          <w:rFonts w:ascii="Times New Roman" w:hAnsi="Times New Roman"/>
          <w:lang w:eastAsia="en-US"/>
        </w:rPr>
        <w:t>T</w:t>
      </w:r>
      <w:r>
        <w:rPr>
          <w:rFonts w:ascii="Times New Roman" w:hAnsi="Times New Roman"/>
          <w:lang w:val="vi-VN" w:eastAsia="en-US"/>
        </w:rPr>
        <w:t>hi Thuy</w:t>
      </w:r>
      <w:r w:rsidRPr="00271818">
        <w:rPr>
          <w:rFonts w:ascii="Times New Roman" w:hAnsi="Times New Roman"/>
          <w:sz w:val="13"/>
          <w:szCs w:val="13"/>
          <w:vertAlign w:val="superscript"/>
          <w:lang w:val="vi-VN" w:eastAsia="en-US"/>
          <w:rPrChange w:id="2" w:author="Tung Dao" w:date="2024-06-12T14:14:00Z" w16du:dateUtc="2024-06-12T07:14:00Z">
            <w:rPr>
              <w:rFonts w:ascii="Times New Roman" w:hAnsi="Times New Roman"/>
              <w:vertAlign w:val="superscript"/>
              <w:lang w:val="vi-VN" w:eastAsia="en-US"/>
            </w:rPr>
          </w:rPrChange>
        </w:rPr>
        <w:t>2</w:t>
      </w:r>
      <w:r>
        <w:rPr>
          <w:rFonts w:ascii="Times New Roman" w:hAnsi="Times New Roman"/>
          <w:lang w:val="vi-VN" w:eastAsia="en-US"/>
        </w:rPr>
        <w:t>,</w:t>
      </w:r>
      <w:r w:rsidRPr="003115C1">
        <w:rPr>
          <w:rFonts w:ascii="Times New Roman" w:hAnsi="Times New Roman"/>
          <w:lang w:val="vi-VN" w:eastAsia="en-US"/>
        </w:rPr>
        <w:t xml:space="preserve"> </w:t>
      </w:r>
      <w:r>
        <w:rPr>
          <w:rFonts w:ascii="Times New Roman" w:hAnsi="Times New Roman"/>
          <w:lang w:val="vi-VN" w:eastAsia="en-US"/>
        </w:rPr>
        <w:t>Ta Minh Ngoc</w:t>
      </w:r>
      <w:r w:rsidRPr="00271818">
        <w:rPr>
          <w:rFonts w:ascii="Times New Roman" w:hAnsi="Times New Roman"/>
          <w:sz w:val="13"/>
          <w:szCs w:val="13"/>
          <w:vertAlign w:val="superscript"/>
          <w:lang w:val="vi-VN" w:eastAsia="en-US"/>
          <w:rPrChange w:id="3" w:author="Tung Dao" w:date="2024-06-12T14:14:00Z" w16du:dateUtc="2024-06-12T07:14:00Z">
            <w:rPr>
              <w:rFonts w:ascii="Times New Roman" w:hAnsi="Times New Roman"/>
              <w:vertAlign w:val="superscript"/>
              <w:lang w:val="vi-VN" w:eastAsia="en-US"/>
            </w:rPr>
          </w:rPrChange>
        </w:rPr>
        <w:t>1</w:t>
      </w:r>
      <w:r>
        <w:rPr>
          <w:rFonts w:ascii="Times New Roman" w:hAnsi="Times New Roman"/>
          <w:lang w:eastAsia="en-US"/>
        </w:rPr>
        <w:t>,</w:t>
      </w:r>
      <w:r w:rsidRPr="003115C1">
        <w:rPr>
          <w:rFonts w:ascii="Times New Roman" w:hAnsi="Times New Roman"/>
          <w:lang w:val="vi-VN" w:eastAsia="en-US"/>
        </w:rPr>
        <w:t xml:space="preserve"> </w:t>
      </w:r>
      <w:r>
        <w:rPr>
          <w:rFonts w:ascii="Times New Roman" w:hAnsi="Times New Roman"/>
          <w:lang w:val="vi-VN" w:eastAsia="en-US"/>
        </w:rPr>
        <w:t>Dinh Thi Thanh Huyen</w:t>
      </w:r>
      <w:r w:rsidRPr="00271818">
        <w:rPr>
          <w:rFonts w:ascii="Times New Roman" w:hAnsi="Times New Roman"/>
          <w:sz w:val="13"/>
          <w:szCs w:val="13"/>
          <w:vertAlign w:val="superscript"/>
          <w:lang w:val="vi-VN" w:eastAsia="en-US"/>
          <w:rPrChange w:id="4" w:author="Tung Dao" w:date="2024-06-12T14:14:00Z" w16du:dateUtc="2024-06-12T07:14:00Z">
            <w:rPr>
              <w:rFonts w:ascii="Times New Roman" w:hAnsi="Times New Roman"/>
              <w:vertAlign w:val="superscript"/>
              <w:lang w:val="vi-VN" w:eastAsia="en-US"/>
            </w:rPr>
          </w:rPrChange>
        </w:rPr>
        <w:t>1</w:t>
      </w:r>
      <w:r>
        <w:rPr>
          <w:rFonts w:ascii="Times New Roman" w:hAnsi="Times New Roman"/>
          <w:lang w:eastAsia="en-US"/>
        </w:rPr>
        <w:t>,</w:t>
      </w:r>
      <w:r w:rsidRPr="003115C1">
        <w:rPr>
          <w:rFonts w:ascii="Times New Roman" w:hAnsi="Times New Roman"/>
          <w:lang w:val="vi-VN" w:eastAsia="en-US"/>
        </w:rPr>
        <w:t xml:space="preserve"> </w:t>
      </w:r>
      <w:r>
        <w:rPr>
          <w:rFonts w:ascii="Times New Roman" w:hAnsi="Times New Roman"/>
          <w:lang w:val="vi-VN" w:eastAsia="en-US"/>
        </w:rPr>
        <w:t>Pham Chi Linh</w:t>
      </w:r>
      <w:r w:rsidRPr="00271818">
        <w:rPr>
          <w:rFonts w:ascii="Times New Roman" w:hAnsi="Times New Roman"/>
          <w:sz w:val="13"/>
          <w:szCs w:val="13"/>
          <w:vertAlign w:val="superscript"/>
          <w:lang w:val="vi-VN" w:eastAsia="en-US"/>
          <w:rPrChange w:id="5" w:author="Tung Dao" w:date="2024-06-12T14:14:00Z" w16du:dateUtc="2024-06-12T07:14:00Z">
            <w:rPr>
              <w:rFonts w:ascii="Times New Roman" w:hAnsi="Times New Roman"/>
              <w:vertAlign w:val="superscript"/>
              <w:lang w:val="vi-VN" w:eastAsia="en-US"/>
            </w:rPr>
          </w:rPrChange>
        </w:rPr>
        <w:t>1</w:t>
      </w:r>
    </w:p>
    <w:p w14:paraId="2967657C" w14:textId="626B6922" w:rsidR="0026444A" w:rsidRPr="00EE426C" w:rsidRDefault="0026444A" w:rsidP="0026444A">
      <w:pPr>
        <w:pStyle w:val="address"/>
      </w:pPr>
      <w:r w:rsidRPr="00EE426C">
        <w:rPr>
          <w:vertAlign w:val="superscript"/>
        </w:rPr>
        <w:t>1</w:t>
      </w:r>
      <w:r w:rsidRPr="00CC02D0">
        <w:t>Hanoi University of Natural Resources and Environment</w:t>
      </w:r>
      <w:r w:rsidRPr="00EE426C">
        <w:t xml:space="preserve">, </w:t>
      </w:r>
      <w:bookmarkStart w:id="6" w:name="_Hlk140099039"/>
      <w:r w:rsidRPr="009F4185">
        <w:t>Ha Noi, Viet Nam</w:t>
      </w:r>
      <w:bookmarkEnd w:id="6"/>
    </w:p>
    <w:p w14:paraId="7EAD1132" w14:textId="4DAD35C3" w:rsidR="0026444A" w:rsidRPr="000E6858" w:rsidRDefault="0026444A" w:rsidP="0026444A">
      <w:pPr>
        <w:pStyle w:val="address"/>
        <w:rPr>
          <w:rStyle w:val="Hyperlink"/>
        </w:rPr>
      </w:pPr>
      <w:r w:rsidRPr="006809AE">
        <w:rPr>
          <w:vertAlign w:val="superscript"/>
        </w:rPr>
        <w:t>2</w:t>
      </w:r>
      <w:r w:rsidRPr="009F4185">
        <w:t>Hanoi University of Mining and Geology</w:t>
      </w:r>
      <w:r>
        <w:t xml:space="preserve">, </w:t>
      </w:r>
      <w:r w:rsidRPr="009F4185">
        <w:t>Ha Noi, Viet Nam</w:t>
      </w:r>
      <w:r w:rsidRPr="006809AE">
        <w:br/>
      </w:r>
      <w:hyperlink r:id="rId8" w:history="1">
        <w:r w:rsidRPr="002768A5">
          <w:rPr>
            <w:rStyle w:val="Hyperlink"/>
            <w:rFonts w:ascii="Courier" w:hAnsi="Courier"/>
            <w:noProof/>
            <w:u w:val="none"/>
          </w:rPr>
          <w:t>dttung.qldd@hunre.edu.vn</w:t>
        </w:r>
      </w:hyperlink>
    </w:p>
    <w:p w14:paraId="068F404A" w14:textId="44E363CE" w:rsidR="001128D6" w:rsidRPr="001128D6" w:rsidRDefault="009B1D59" w:rsidP="00C74A0D">
      <w:pPr>
        <w:pStyle w:val="address"/>
        <w:spacing w:before="600" w:after="120"/>
        <w:ind w:left="567" w:right="567" w:firstLine="0"/>
        <w:jc w:val="both"/>
      </w:pPr>
      <w:r>
        <w:rPr>
          <w:b/>
        </w:rPr>
        <w:t>Abstract</w:t>
      </w:r>
      <w:r w:rsidR="0055250D">
        <w:rPr>
          <w:b/>
        </w:rPr>
        <w:t>:</w:t>
      </w:r>
      <w:r>
        <w:t xml:space="preserve"> </w:t>
      </w:r>
      <w:r w:rsidR="005F268F" w:rsidRPr="005F268F">
        <w:t xml:space="preserve">The rapid urban expansion and development of Hanoi, the capital of Vietnam, in recent times have presented challenges for managers in monitoring, evaluating, and </w:t>
      </w:r>
      <w:r w:rsidR="00BD36DD">
        <w:t>rationally managing natural resources</w:t>
      </w:r>
      <w:r w:rsidR="005F268F" w:rsidRPr="005F268F">
        <w:t>.</w:t>
      </w:r>
      <w:r w:rsidR="005F268F">
        <w:rPr>
          <w:lang w:val="vi-VN"/>
        </w:rPr>
        <w:t xml:space="preserve"> </w:t>
      </w:r>
      <w:r w:rsidR="00DC0FC3" w:rsidRPr="00DC0FC3">
        <w:t xml:space="preserve">This study monitors urban expansion in the </w:t>
      </w:r>
      <w:r w:rsidR="00E44E1C" w:rsidRPr="00DC0FC3">
        <w:t>cent</w:t>
      </w:r>
      <w:r w:rsidR="00E44E1C">
        <w:t>re</w:t>
      </w:r>
      <w:r w:rsidR="00E44E1C" w:rsidRPr="00DC0FC3">
        <w:t xml:space="preserve"> </w:t>
      </w:r>
      <w:r w:rsidR="00DC0FC3" w:rsidRPr="00DC0FC3">
        <w:t xml:space="preserve">of Hanoi using GIS and remote sensing techniques based on machine learning algorithms. </w:t>
      </w:r>
      <w:r w:rsidR="005F268F" w:rsidRPr="005F268F">
        <w:t xml:space="preserve">Satellite images, including Landsat-8 and Sentinel-2, are employed as data for the study. Additionally, the study utilizes the Support Vector Machine (SVM) algorithm to classify land use/land cover and </w:t>
      </w:r>
      <w:r w:rsidR="005F268F">
        <w:t>monitor</w:t>
      </w:r>
      <w:r w:rsidR="005F268F" w:rsidRPr="005F268F">
        <w:t xml:space="preserve"> their changes during the period from 2013 to 2023.</w:t>
      </w:r>
      <w:r w:rsidR="005F268F">
        <w:rPr>
          <w:lang w:val="vi-VN"/>
        </w:rPr>
        <w:t xml:space="preserve"> </w:t>
      </w:r>
      <w:r w:rsidR="00FF4980" w:rsidRPr="00FF4980">
        <w:t>The results of this study show that the built-up area expanded in different directions during each period.</w:t>
      </w:r>
      <w:r w:rsidR="00FF4980">
        <w:rPr>
          <w:lang w:val="vi-VN"/>
        </w:rPr>
        <w:t xml:space="preserve"> </w:t>
      </w:r>
      <w:r w:rsidR="00DC0FC3" w:rsidRPr="00DC0FC3">
        <w:t xml:space="preserve">Especially in the last </w:t>
      </w:r>
      <w:r w:rsidR="00BF7C3A">
        <w:t>5</w:t>
      </w:r>
      <w:r w:rsidR="008F5E87">
        <w:rPr>
          <w:lang w:val="vi-VN"/>
        </w:rPr>
        <w:t>-</w:t>
      </w:r>
      <w:r w:rsidR="00DC0FC3" w:rsidRPr="00DC0FC3">
        <w:t xml:space="preserve">year period, the </w:t>
      </w:r>
      <w:r w:rsidR="00BD4467">
        <w:t>b</w:t>
      </w:r>
      <w:r w:rsidR="00DC0FC3" w:rsidRPr="00DC0FC3">
        <w:t xml:space="preserve">uilt-up area expanded rapidly, continuously, and mainly to the </w:t>
      </w:r>
      <w:r w:rsidR="00490ACD">
        <w:t>E</w:t>
      </w:r>
      <w:r w:rsidR="00DC0FC3" w:rsidRPr="00DC0FC3">
        <w:t xml:space="preserve">ast of the </w:t>
      </w:r>
      <w:r w:rsidR="00E44E1C" w:rsidRPr="00DC0FC3">
        <w:t>cent</w:t>
      </w:r>
      <w:r w:rsidR="00E44E1C">
        <w:t>re</w:t>
      </w:r>
      <w:r w:rsidR="00E44E1C" w:rsidRPr="00DC0FC3">
        <w:t xml:space="preserve"> </w:t>
      </w:r>
      <w:r w:rsidR="00DC0FC3" w:rsidRPr="00DC0FC3">
        <w:t xml:space="preserve">of Hanoi, while in the previous period, it expanded much to the </w:t>
      </w:r>
      <w:r w:rsidR="00BF0016">
        <w:t>W</w:t>
      </w:r>
      <w:r w:rsidR="00DC0FC3" w:rsidRPr="00DC0FC3">
        <w:t xml:space="preserve">est. </w:t>
      </w:r>
      <w:r w:rsidR="00E44E1C">
        <w:t>In</w:t>
      </w:r>
      <w:r w:rsidR="00E44E1C" w:rsidRPr="00DC0FC3">
        <w:t xml:space="preserve"> </w:t>
      </w:r>
      <w:r w:rsidR="00DC0FC3" w:rsidRPr="00DC0FC3">
        <w:t xml:space="preserve">the past 10 years, the </w:t>
      </w:r>
      <w:r w:rsidR="00BD4467">
        <w:t>b</w:t>
      </w:r>
      <w:r w:rsidR="00DC0FC3" w:rsidRPr="00DC0FC3">
        <w:t>uilt</w:t>
      </w:r>
      <w:r w:rsidR="00DC0FC3" w:rsidRPr="00DC0FC3">
        <w:rPr>
          <w:lang w:val="vi-VN"/>
        </w:rPr>
        <w:t>-up</w:t>
      </w:r>
      <w:r w:rsidR="00DC0FC3" w:rsidRPr="00DC0FC3">
        <w:t xml:space="preserve"> area</w:t>
      </w:r>
      <w:r w:rsidR="00BF7C3A">
        <w:rPr>
          <w:lang w:val="vi-VN"/>
        </w:rPr>
        <w:t xml:space="preserve"> has</w:t>
      </w:r>
      <w:r w:rsidR="00DC0FC3" w:rsidRPr="00DC0FC3">
        <w:t xml:space="preserve"> increased by </w:t>
      </w:r>
      <w:r w:rsidR="002F7D25" w:rsidRPr="002F7D25">
        <w:t>approximately</w:t>
      </w:r>
      <w:r w:rsidR="00DC0FC3" w:rsidRPr="00DC0FC3">
        <w:t xml:space="preserve"> 11.56 square </w:t>
      </w:r>
      <w:r w:rsidR="00E44E1C" w:rsidRPr="00DC0FC3">
        <w:t>kilomet</w:t>
      </w:r>
      <w:r w:rsidR="00E44E1C">
        <w:t>re</w:t>
      </w:r>
      <w:r w:rsidR="00E44E1C" w:rsidRPr="00DC0FC3">
        <w:t>s</w:t>
      </w:r>
      <w:r w:rsidR="00DC0FC3" w:rsidRPr="00DC0FC3">
        <w:t>, of</w:t>
      </w:r>
      <w:r w:rsidR="00DC0FC3" w:rsidRPr="00DC0FC3">
        <w:rPr>
          <w:lang w:val="vi-VN"/>
        </w:rPr>
        <w:t xml:space="preserve"> which</w:t>
      </w:r>
      <w:r w:rsidR="00F32269">
        <w:rPr>
          <w:lang w:val="vi-VN"/>
        </w:rPr>
        <w:t xml:space="preserve"> </w:t>
      </w:r>
      <w:r w:rsidR="00F32269" w:rsidRPr="00DC0FC3">
        <w:t>5.36</w:t>
      </w:r>
      <w:r w:rsidR="00E44E1C">
        <w:t xml:space="preserve"> and 6.20</w:t>
      </w:r>
      <w:r w:rsidR="00F32269" w:rsidRPr="00DC0FC3">
        <w:t xml:space="preserve"> square </w:t>
      </w:r>
      <w:r w:rsidR="00E44E1C" w:rsidRPr="00DC0FC3">
        <w:t>kilomet</w:t>
      </w:r>
      <w:r w:rsidR="00E44E1C">
        <w:t>re</w:t>
      </w:r>
      <w:r w:rsidR="00E44E1C" w:rsidRPr="00DC0FC3">
        <w:t>s</w:t>
      </w:r>
      <w:r w:rsidR="00E44E1C">
        <w:rPr>
          <w:lang w:val="vi-VN"/>
        </w:rPr>
        <w:t xml:space="preserve"> </w:t>
      </w:r>
      <w:r w:rsidR="00F32269">
        <w:t>were increased in the period 2013-2018</w:t>
      </w:r>
      <w:r w:rsidR="00DC0FC3" w:rsidRPr="00DC0FC3">
        <w:t xml:space="preserve"> and</w:t>
      </w:r>
      <w:r w:rsidR="00F32269">
        <w:t xml:space="preserve"> </w:t>
      </w:r>
      <w:r w:rsidR="00DC0FC3" w:rsidRPr="00DC0FC3">
        <w:t>2018-2023</w:t>
      </w:r>
      <w:r w:rsidR="00F32269">
        <w:t>,</w:t>
      </w:r>
      <w:r w:rsidR="00E44E1C">
        <w:t xml:space="preserve"> respectively</w:t>
      </w:r>
      <w:r w:rsidR="00DC0FC3" w:rsidRPr="00DC0FC3">
        <w:t>.</w:t>
      </w:r>
      <w:r w:rsidR="00DC0FC3" w:rsidRPr="00DC0FC3">
        <w:rPr>
          <w:lang w:val="vi-VN"/>
        </w:rPr>
        <w:t xml:space="preserve"> </w:t>
      </w:r>
      <w:r w:rsidR="00E44E1C" w:rsidRPr="00DC0FC3">
        <w:t>Th</w:t>
      </w:r>
      <w:r w:rsidR="00E44E1C">
        <w:t>e</w:t>
      </w:r>
      <w:r w:rsidR="00E44E1C" w:rsidRPr="00DC0FC3">
        <w:t xml:space="preserve"> </w:t>
      </w:r>
      <w:r w:rsidR="00DC0FC3" w:rsidRPr="00DC0FC3">
        <w:t>result</w:t>
      </w:r>
      <w:r w:rsidR="00E44E1C">
        <w:t>s</w:t>
      </w:r>
      <w:r w:rsidR="00DC0FC3" w:rsidRPr="00DC0FC3">
        <w:t xml:space="preserve"> effectively contribute to urban planning and management</w:t>
      </w:r>
      <w:r w:rsidR="00DC0FC3" w:rsidRPr="00DC0FC3">
        <w:rPr>
          <w:lang w:val="vi-VN"/>
        </w:rPr>
        <w:t>, monitoring of environmental protection management, and sustainable development.</w:t>
      </w:r>
    </w:p>
    <w:p w14:paraId="40A2196B" w14:textId="30573C4D" w:rsidR="001128D6" w:rsidRPr="00835980" w:rsidRDefault="000E4EF4" w:rsidP="00AD643E">
      <w:pPr>
        <w:pStyle w:val="abstract"/>
        <w:spacing w:before="120"/>
        <w:rPr>
          <w:lang w:val="vi-VN"/>
        </w:rPr>
      </w:pPr>
      <w:r w:rsidRPr="000E4EF4">
        <w:rPr>
          <w:b/>
        </w:rPr>
        <w:t>Keywords</w:t>
      </w:r>
      <w:r>
        <w:rPr>
          <w:b/>
        </w:rPr>
        <w:t>:</w:t>
      </w:r>
      <w:r w:rsidR="001128D6">
        <w:rPr>
          <w:b/>
        </w:rPr>
        <w:t xml:space="preserve"> </w:t>
      </w:r>
      <w:r w:rsidR="002760D8" w:rsidRPr="002760D8">
        <w:rPr>
          <w:rFonts w:ascii="Times New Roman" w:hAnsi="Times New Roman"/>
          <w:szCs w:val="18"/>
          <w:lang w:val="vi-VN" w:eastAsia="en-US"/>
        </w:rPr>
        <w:t>Urban expansion · Land cover · Machine Learning · Google Earth Engine ·</w:t>
      </w:r>
      <w:r w:rsidR="002760D8">
        <w:rPr>
          <w:rFonts w:ascii="Times New Roman" w:hAnsi="Times New Roman"/>
          <w:szCs w:val="18"/>
          <w:lang w:val="vi-VN" w:eastAsia="en-US"/>
        </w:rPr>
        <w:t xml:space="preserve"> </w:t>
      </w:r>
      <w:r w:rsidR="002760D8" w:rsidRPr="002760D8">
        <w:rPr>
          <w:rFonts w:ascii="Times New Roman" w:hAnsi="Times New Roman"/>
          <w:szCs w:val="18"/>
          <w:lang w:val="vi-VN" w:eastAsia="en-US"/>
        </w:rPr>
        <w:t>Hanoi</w:t>
      </w:r>
    </w:p>
    <w:p w14:paraId="25B6031A" w14:textId="77777777" w:rsidR="009B1D59" w:rsidRPr="009A3755" w:rsidRDefault="009B1D59" w:rsidP="00E8193D">
      <w:pPr>
        <w:pStyle w:val="heading10"/>
        <w:spacing w:before="360" w:after="240"/>
      </w:pPr>
      <w:r w:rsidRPr="009A3755">
        <w:t>1   Introduction</w:t>
      </w:r>
    </w:p>
    <w:p w14:paraId="52A1BF21" w14:textId="7C48221B" w:rsidR="007C3D57" w:rsidRDefault="007C3D57" w:rsidP="00E515F1">
      <w:pPr>
        <w:pStyle w:val="p1a"/>
      </w:pPr>
      <w:r w:rsidRPr="007C3D57">
        <w:t xml:space="preserve">Urbanization causes changes in land </w:t>
      </w:r>
      <w:r w:rsidR="0060463A">
        <w:t>use</w:t>
      </w:r>
      <w:r w:rsidR="0060463A">
        <w:rPr>
          <w:lang w:val="vi-VN"/>
        </w:rPr>
        <w:t>/</w:t>
      </w:r>
      <w:r w:rsidR="009C6BBE">
        <w:t>land cover</w:t>
      </w:r>
      <w:r w:rsidR="00EF2473">
        <w:rPr>
          <w:lang w:val="vi-VN"/>
        </w:rPr>
        <w:t>,</w:t>
      </w:r>
      <w:r w:rsidRPr="007C3D57">
        <w:t xml:space="preserve"> and</w:t>
      </w:r>
      <w:r w:rsidR="00F32269">
        <w:rPr>
          <w:lang w:val="vi-VN"/>
        </w:rPr>
        <w:t xml:space="preserve"> </w:t>
      </w:r>
      <w:r w:rsidR="00A73B4B">
        <w:t>it negatively impacts</w:t>
      </w:r>
      <w:r w:rsidR="00A73B4B" w:rsidRPr="007C3D57">
        <w:t xml:space="preserve"> </w:t>
      </w:r>
      <w:r w:rsidRPr="007C3D57">
        <w:t xml:space="preserve">the environment in many developing countries, primarily by converting agricultural land into various other forms of land use </w:t>
      </w:r>
      <w:r w:rsidRPr="000A52C8">
        <w:rPr>
          <w:lang w:val="vi-VN"/>
        </w:rPr>
        <w:fldChar w:fldCharType="begin"/>
      </w:r>
      <w:r w:rsidR="00D443DF">
        <w:rPr>
          <w:lang w:val="vi-VN"/>
        </w:rPr>
        <w:instrText xml:space="preserve"> ADDIN EN.CITE &lt;EndNote&gt;&lt;Cite&gt;&lt;Author&gt;Seto&lt;/Author&gt;&lt;Year&gt;2000&lt;/Year&gt;&lt;RecNum&gt;1795&lt;/RecNum&gt;&lt;DisplayText&gt;&lt;style font="Times New Roman" size="10"&gt;[1]&lt;/style&gt;&lt;/DisplayText&gt;&lt;record&gt;&lt;rec-number&gt;1795&lt;/rec-number&gt;&lt;foreign-keys&gt;&lt;key app="EN" db-id="fxxw2zfrispf9ceaaeyve9enre92vx5pf9pw" timestamp="1692088519"&gt;1795&lt;/key&gt;&lt;/foreign-keys&gt;&lt;ref-type name="Journal Article"&gt;17&lt;/ref-type&gt;&lt;contributors&gt;&lt;authors&gt;&lt;author&gt;Seto, Karen C&lt;/author&gt;&lt;author&gt;Kaufmann, Robert K&lt;/author&gt;&lt;author&gt;Woodcock, Curtis E&lt;/author&gt;&lt;/authors&gt;&lt;/contributors&gt;&lt;titles&gt;&lt;title&gt;Landsat reveals China&amp;apos;s farmland reserves, but they&amp;apos;re vanishing fast&lt;/title&gt;&lt;secondary-title&gt;Nature&lt;/secondary-title&gt;&lt;/titles&gt;&lt;periodical&gt;&lt;full-title&gt;Nature&lt;/full-title&gt;&lt;/periodical&gt;&lt;pages&gt;121-121&lt;/pages&gt;&lt;volume&gt;406&lt;/volume&gt;&lt;number&gt;6792&lt;/number&gt;&lt;dates&gt;&lt;year&gt;2000&lt;/year&gt;&lt;/dates&gt;&lt;isbn&gt;0028-0836&lt;/isbn&gt;&lt;urls&gt;&lt;/urls&gt;&lt;language&gt;English&lt;/language&gt;&lt;/record&gt;&lt;/Cite&gt;&lt;/EndNote&gt;</w:instrText>
      </w:r>
      <w:r w:rsidRPr="000A52C8">
        <w:rPr>
          <w:lang w:val="vi-VN"/>
        </w:rPr>
        <w:fldChar w:fldCharType="separate"/>
      </w:r>
      <w:r w:rsidR="00D443DF" w:rsidRPr="00D443DF">
        <w:rPr>
          <w:rFonts w:ascii="Times New Roman" w:hAnsi="Times New Roman"/>
          <w:noProof/>
          <w:lang w:val="vi-VN"/>
        </w:rPr>
        <w:t>[1]</w:t>
      </w:r>
      <w:r w:rsidRPr="000A52C8">
        <w:fldChar w:fldCharType="end"/>
      </w:r>
      <w:r w:rsidRPr="007C3D57">
        <w:t>. According to</w:t>
      </w:r>
      <w:r w:rsidR="00F32269">
        <w:rPr>
          <w:lang w:val="vi-VN"/>
        </w:rPr>
        <w:t xml:space="preserve"> </w:t>
      </w:r>
      <w:r w:rsidRPr="00CC30BD">
        <w:t>Seto</w:t>
      </w:r>
      <w:r w:rsidRPr="007C3D57">
        <w:t>, the global urban area is expected to nearly triple by the year 2030 compared to</w:t>
      </w:r>
      <w:r w:rsidR="00F32269">
        <w:rPr>
          <w:lang w:val="vi-VN"/>
        </w:rPr>
        <w:t xml:space="preserve"> its</w:t>
      </w:r>
      <w:r w:rsidR="008F5E87">
        <w:rPr>
          <w:lang w:val="vi-VN"/>
        </w:rPr>
        <w:t xml:space="preserve"> area</w:t>
      </w:r>
      <w:r w:rsidRPr="007C3D57">
        <w:t xml:space="preserve"> </w:t>
      </w:r>
      <w:r w:rsidR="00715674">
        <w:t>in</w:t>
      </w:r>
      <w:r w:rsidRPr="007C3D57">
        <w:t xml:space="preserve"> the year 2000 </w:t>
      </w:r>
      <w:r w:rsidR="00EF2473">
        <w:rPr>
          <w:lang w:val="vi-VN"/>
        </w:rPr>
        <w:fldChar w:fldCharType="begin"/>
      </w:r>
      <w:r w:rsidR="00D443DF">
        <w:rPr>
          <w:lang w:val="vi-VN"/>
        </w:rPr>
        <w:instrText xml:space="preserve"> ADDIN EN.CITE &lt;EndNote&gt;&lt;Cite&gt;&lt;Author&gt;Seto&lt;/Author&gt;&lt;Year&gt;2012&lt;/Year&gt;&lt;RecNum&gt;1806&lt;/RecNum&gt;&lt;DisplayText&gt;&lt;style font="Times New Roman" size="10"&gt;[2]&lt;/style&gt;&lt;/DisplayText&gt;&lt;record&gt;&lt;rec-number&gt;1806&lt;/rec-number&gt;&lt;foreign-keys&gt;&lt;key app="EN" db-id="fxxw2zfrispf9ceaaeyve9enre92vx5pf9pw" timestamp="1692538469"&gt;1806&lt;/key&gt;&lt;/foreign-keys&gt;&lt;ref-type name="Conference Proceedings"&gt;10&lt;/ref-type&gt;&lt;contributors&gt;&lt;authors&gt;&lt;author&gt;Seto, Karen C&lt;/author&gt;&lt;author&gt;Güneralp, Burak&lt;/author&gt;&lt;author&gt;Hutyra, Lucy R&lt;/author&gt;&lt;/authors&gt;&lt;/contributors&gt;&lt;titles&gt;&lt;title&gt;Global forecasts of urban expansion to 2030 and direct impacts on biodiversity and carbon pools&lt;/title&gt;&lt;secondary-title&gt;Proceedings of the National Academy of Sciences&lt;/secondary-title&gt;&lt;/titles&gt;&lt;periodical&gt;&lt;full-title&gt;Proceedings of the National Academy of Sciences&lt;/full-title&gt;&lt;/periodical&gt;&lt;pages&gt;16083-16088&lt;/pages&gt;&lt;volume&gt;109&lt;/volume&gt;&lt;number&gt;40&lt;/number&gt;&lt;dates&gt;&lt;year&gt;2012&lt;/year&gt;&lt;/dates&gt;&lt;isbn&gt;0027-8424&lt;/isbn&gt;&lt;urls&gt;&lt;/urls&gt;&lt;language&gt;English&lt;/language&gt;&lt;/record&gt;&lt;/Cite&gt;&lt;/EndNote&gt;</w:instrText>
      </w:r>
      <w:r w:rsidR="00EF2473">
        <w:rPr>
          <w:lang w:val="vi-VN"/>
        </w:rPr>
        <w:fldChar w:fldCharType="separate"/>
      </w:r>
      <w:r w:rsidR="00D443DF" w:rsidRPr="00D443DF">
        <w:rPr>
          <w:rFonts w:ascii="Times New Roman" w:hAnsi="Times New Roman"/>
          <w:noProof/>
          <w:lang w:val="vi-VN"/>
        </w:rPr>
        <w:t>[2]</w:t>
      </w:r>
      <w:r w:rsidR="00EF2473">
        <w:rPr>
          <w:lang w:val="vi-VN"/>
        </w:rPr>
        <w:fldChar w:fldCharType="end"/>
      </w:r>
      <w:r w:rsidR="00EF2473">
        <w:rPr>
          <w:lang w:val="vi-VN"/>
        </w:rPr>
        <w:t>.</w:t>
      </w:r>
      <w:r w:rsidRPr="007C3D57">
        <w:t xml:space="preserve"> The expansion of urban areas affects the environment and results in </w:t>
      </w:r>
      <w:r w:rsidR="000D5B8D">
        <w:t xml:space="preserve">the </w:t>
      </w:r>
      <w:r w:rsidRPr="007C3D57">
        <w:t>loss of biodiversity. Although urbanization is often a local issue, it has global implications</w:t>
      </w:r>
      <w:r w:rsidR="00EF2473">
        <w:rPr>
          <w:lang w:val="vi-VN"/>
        </w:rPr>
        <w:t xml:space="preserve"> </w:t>
      </w:r>
      <w:r w:rsidR="00EF2473">
        <w:rPr>
          <w:lang w:val="vi-VN"/>
        </w:rPr>
        <w:fldChar w:fldCharType="begin"/>
      </w:r>
      <w:r w:rsidR="00D443DF">
        <w:rPr>
          <w:lang w:val="vi-VN"/>
        </w:rPr>
        <w:instrText xml:space="preserve"> ADDIN EN.CITE &lt;EndNote&gt;&lt;Cite&gt;&lt;Author&gt;Seto&lt;/Author&gt;&lt;Year&gt;2012&lt;/Year&gt;&lt;RecNum&gt;1806&lt;/RecNum&gt;&lt;DisplayText&gt;&lt;style font="Times New Roman" size="10"&gt;[2]&lt;/style&gt;&lt;/DisplayText&gt;&lt;record&gt;&lt;rec-number&gt;1806&lt;/rec-number&gt;&lt;foreign-keys&gt;&lt;key app="EN" db-id="fxxw2zfrispf9ceaaeyve9enre92vx5pf9pw" timestamp="1692538469"&gt;1806&lt;/key&gt;&lt;/foreign-keys&gt;&lt;ref-type name="Conference Proceedings"&gt;10&lt;/ref-type&gt;&lt;contributors&gt;&lt;authors&gt;&lt;author&gt;Seto, Karen C&lt;/author&gt;&lt;author&gt;Güneralp, Burak&lt;/author&gt;&lt;author&gt;Hutyra, Lucy R&lt;/author&gt;&lt;/authors&gt;&lt;/contributors&gt;&lt;titles&gt;&lt;title&gt;Global forecasts of urban expansion to 2030 and direct impacts on biodiversity and carbon pools&lt;/title&gt;&lt;secondary-title&gt;Proceedings of the National Academy of Sciences&lt;/secondary-title&gt;&lt;/titles&gt;&lt;periodical&gt;&lt;full-title&gt;Proceedings of the National Academy of Sciences&lt;/full-title&gt;&lt;/periodical&gt;&lt;pages&gt;16083-16088&lt;/pages&gt;&lt;volume&gt;109&lt;/volume&gt;&lt;number&gt;40&lt;/number&gt;&lt;dates&gt;&lt;year&gt;2012&lt;/year&gt;&lt;/dates&gt;&lt;isbn&gt;0027-8424&lt;/isbn&gt;&lt;urls&gt;&lt;/urls&gt;&lt;language&gt;English&lt;/language&gt;&lt;/record&gt;&lt;/Cite&gt;&lt;/EndNote&gt;</w:instrText>
      </w:r>
      <w:r w:rsidR="00EF2473">
        <w:rPr>
          <w:lang w:val="vi-VN"/>
        </w:rPr>
        <w:fldChar w:fldCharType="separate"/>
      </w:r>
      <w:r w:rsidR="00D443DF" w:rsidRPr="00D443DF">
        <w:rPr>
          <w:rFonts w:ascii="Times New Roman" w:hAnsi="Times New Roman"/>
          <w:noProof/>
          <w:lang w:val="vi-VN"/>
        </w:rPr>
        <w:t>[2]</w:t>
      </w:r>
      <w:r w:rsidR="00EF2473">
        <w:rPr>
          <w:lang w:val="vi-VN"/>
        </w:rPr>
        <w:fldChar w:fldCharType="end"/>
      </w:r>
      <w:r w:rsidR="00EF2473">
        <w:rPr>
          <w:lang w:val="vi-VN"/>
        </w:rPr>
        <w:t>.</w:t>
      </w:r>
      <w:r w:rsidRPr="007C3D57">
        <w:t xml:space="preserve"> There have been numerous methods to monitor the growth and expansion of urban areas</w:t>
      </w:r>
      <w:bookmarkStart w:id="7" w:name="_Hlk167174165"/>
      <w:r w:rsidRPr="007C3D57">
        <w:t xml:space="preserve">. </w:t>
      </w:r>
      <w:r w:rsidR="00CC30BD" w:rsidRPr="006C5C68">
        <w:t xml:space="preserve">However, the methods and data used in the aforementioned research have become outdated compared to </w:t>
      </w:r>
      <w:del w:id="8" w:author="Tung Dao" w:date="2024-06-12T14:16:00Z" w16du:dateUtc="2024-06-12T07:16:00Z">
        <w:r w:rsidR="00CC30BD" w:rsidRPr="006C5C68" w:rsidDel="00271818">
          <w:delText xml:space="preserve">today's </w:delText>
        </w:r>
      </w:del>
      <w:ins w:id="9" w:author="Tung Dao" w:date="2024-06-12T14:16:00Z" w16du:dateUtc="2024-06-12T07:16:00Z">
        <w:r w:rsidR="00271818" w:rsidRPr="006C5C68">
          <w:t>today</w:t>
        </w:r>
        <w:r w:rsidR="00271818">
          <w:t>’</w:t>
        </w:r>
        <w:r w:rsidR="00271818" w:rsidRPr="006C5C68">
          <w:t xml:space="preserve">s </w:t>
        </w:r>
      </w:ins>
      <w:r w:rsidR="00CC30BD" w:rsidRPr="006C5C68">
        <w:t xml:space="preserve">standards. </w:t>
      </w:r>
      <w:r w:rsidRPr="007C3D57">
        <w:t xml:space="preserve">Nowadays, with the advancement of remote sensing technology, Geographic Information Systems (GIS), </w:t>
      </w:r>
      <w:r w:rsidR="00715674" w:rsidRPr="00715674">
        <w:t>and the application of machine learning, these tools have</w:t>
      </w:r>
      <w:r w:rsidR="00715674">
        <w:rPr>
          <w:lang w:val="vi-VN"/>
        </w:rPr>
        <w:t xml:space="preserve"> </w:t>
      </w:r>
      <w:r w:rsidRPr="007C3D57">
        <w:t xml:space="preserve">proven to be highly effective in classifying </w:t>
      </w:r>
      <w:r w:rsidR="00EF2473">
        <w:t>land</w:t>
      </w:r>
      <w:r w:rsidR="00EF2473">
        <w:rPr>
          <w:lang w:val="vi-VN"/>
        </w:rPr>
        <w:t xml:space="preserve"> </w:t>
      </w:r>
      <w:r w:rsidRPr="007C3D57">
        <w:t xml:space="preserve">cover from satellite images and </w:t>
      </w:r>
      <w:r w:rsidR="00EF2473">
        <w:t>monitoring</w:t>
      </w:r>
      <w:r w:rsidR="00EF2473">
        <w:rPr>
          <w:lang w:val="vi-VN"/>
        </w:rPr>
        <w:t xml:space="preserve"> </w:t>
      </w:r>
      <w:r w:rsidRPr="007C3D57">
        <w:t>their changes</w:t>
      </w:r>
      <w:r w:rsidR="008A3005">
        <w:rPr>
          <w:lang w:val="vi-VN"/>
        </w:rPr>
        <w:t xml:space="preserve"> </w:t>
      </w:r>
      <w:r w:rsidR="00C722BE">
        <w:rPr>
          <w:lang w:val="vi-VN"/>
        </w:rPr>
        <w:fldChar w:fldCharType="begin"/>
      </w:r>
      <w:r w:rsidR="00C722BE">
        <w:rPr>
          <w:lang w:val="vi-VN"/>
        </w:rPr>
        <w:instrText xml:space="preserve"> ADDIN EN.CITE &lt;EndNote&gt;&lt;Cite&gt;&lt;Author&gt;Xie&lt;/Author&gt;&lt;Year&gt;2021&lt;/Year&gt;&lt;RecNum&gt;2035&lt;/RecNum&gt;&lt;DisplayText&gt;&lt;style font="Times New Roman" size="10"&gt;[3]&lt;/style&gt;&lt;/DisplayText&gt;&lt;record&gt;&lt;rec-number&gt;2035&lt;/rec-number&gt;&lt;foreign-keys&gt;&lt;key app="EN" db-id="fxxw2zfrispf9ceaaeyve9enre92vx5pf9pw" timestamp="1716254850"&gt;2035&lt;/key&gt;&lt;/foreign-keys&gt;&lt;ref-type name="Journal Article"&gt;17&lt;/ref-type&gt;&lt;contributors&gt;&lt;authors&gt;&lt;author&gt;Xie, Guanyao&lt;/author&gt;&lt;author&gt;Niculescu, Simona&lt;/author&gt;&lt;/authors&gt;&lt;/contributors&gt;&lt;titles&gt;&lt;title&gt;Mapping and monitoring of land cover/land use (LCLU) changes in the crozon peninsula (Brittany, France) from 2007 to 2018 by machine learning algorithms (support vector machine, random forest, and convolutional neural network) and by post-classification comparison (PCC)&lt;/title&gt;&lt;secondary-title&gt;Remote Sensing&lt;/secondary-title&gt;&lt;/titles&gt;&lt;periodical&gt;&lt;full-title&gt;Remote Sensing&lt;/full-title&gt;&lt;/periodical&gt;&lt;pages&gt;3899&lt;/pages&gt;&lt;volume&gt;13&lt;/volume&gt;&lt;number&gt;19&lt;/number&gt;&lt;dates&gt;&lt;year&gt;2021&lt;/year&gt;&lt;/dates&gt;&lt;isbn&gt;2072-4292&lt;/isbn&gt;&lt;urls&gt;&lt;/urls&gt;&lt;/record&gt;&lt;/Cite&gt;&lt;/EndNote&gt;</w:instrText>
      </w:r>
      <w:r w:rsidR="00C722BE">
        <w:rPr>
          <w:lang w:val="vi-VN"/>
        </w:rPr>
        <w:fldChar w:fldCharType="separate"/>
      </w:r>
      <w:r w:rsidR="00C722BE" w:rsidRPr="00C722BE">
        <w:rPr>
          <w:rFonts w:ascii="Times New Roman" w:hAnsi="Times New Roman"/>
          <w:noProof/>
          <w:lang w:val="vi-VN"/>
        </w:rPr>
        <w:t>[3]</w:t>
      </w:r>
      <w:r w:rsidR="00C722BE">
        <w:rPr>
          <w:lang w:val="vi-VN"/>
        </w:rPr>
        <w:fldChar w:fldCharType="end"/>
      </w:r>
      <w:r w:rsidR="00DC3B5D">
        <w:rPr>
          <w:lang w:val="vi-VN"/>
        </w:rPr>
        <w:t>,</w:t>
      </w:r>
      <w:r w:rsidR="00EC08FC">
        <w:rPr>
          <w:lang w:val="vi-VN"/>
        </w:rPr>
        <w:t xml:space="preserve"> </w:t>
      </w:r>
      <w:r w:rsidR="00C722BE">
        <w:rPr>
          <w:lang w:val="vi-VN"/>
        </w:rPr>
        <w:fldChar w:fldCharType="begin"/>
      </w:r>
      <w:r w:rsidR="00C722BE">
        <w:rPr>
          <w:lang w:val="vi-VN"/>
        </w:rPr>
        <w:instrText xml:space="preserve"> ADDIN EN.CITE &lt;EndNote&gt;&lt;Cite&gt;&lt;Author&gt;Feizizadeh&lt;/Author&gt;&lt;Year&gt;2023&lt;/Year&gt;&lt;RecNum&gt;2034&lt;/RecNum&gt;&lt;DisplayText&gt;&lt;style font="Times New Roman" size="10"&gt;[4]&lt;/style&gt;&lt;/DisplayText&gt;&lt;record&gt;&lt;rec-number&gt;2034&lt;/rec-number&gt;&lt;foreign-keys&gt;&lt;key app="EN" db-id="fxxw2zfrispf9ceaaeyve9enre92vx5pf9pw" timestamp="1716254729"&gt;2034&lt;/key&gt;&lt;/foreign-keys&gt;&lt;ref-type name="Journal Article"&gt;17&lt;/ref-type&gt;&lt;contributors&gt;&lt;authors&gt;&lt;author&gt;Feizizadeh, Bakhtiar&lt;/author&gt;&lt;author&gt;Omarzadeh, Davoud&lt;/author&gt;&lt;author&gt;Kazemi Garajeh, Mohammad&lt;/author&gt;&lt;author&gt;Lakes, Tobia&lt;/author&gt;&lt;author&gt;Blaschke, Thomas&lt;/author&gt;&lt;/authors&gt;&lt;/contributors&gt;&lt;titles&gt;&lt;title&gt;Machine learning data-driven approaches for land use/cover mapping and trend analysis using Google Earth Engine&lt;/title&gt;&lt;secondary-title&gt;&lt;style face="normal" font="default" size="100%"&gt;Journal of Environmental Planning&lt;/style&gt;&lt;style face="normal" font="default" charset="163" size="100%"&gt; &lt;/style&gt;&lt;style face="normal" font="default" size="100%"&gt;Management&lt;/style&gt;&lt;/secondary-title&gt;&lt;/titles&gt;&lt;periodical&gt;&lt;full-title&gt;Journal of Environmental Planning Management&lt;/full-title&gt;&lt;/periodical&gt;&lt;pages&gt;665-697&lt;/pages&gt;&lt;volume&gt;66&lt;/volume&gt;&lt;number&gt;3&lt;/number&gt;&lt;dates&gt;&lt;year&gt;2023&lt;/year&gt;&lt;/dates&gt;&lt;isbn&gt;0964-0568&lt;/isbn&gt;&lt;urls&gt;&lt;/urls&gt;&lt;/record&gt;&lt;/Cite&gt;&lt;/EndNote&gt;</w:instrText>
      </w:r>
      <w:r w:rsidR="00C722BE">
        <w:rPr>
          <w:lang w:val="vi-VN"/>
        </w:rPr>
        <w:fldChar w:fldCharType="separate"/>
      </w:r>
      <w:r w:rsidR="00C722BE" w:rsidRPr="00C722BE">
        <w:rPr>
          <w:rFonts w:ascii="Times New Roman" w:hAnsi="Times New Roman"/>
          <w:noProof/>
          <w:lang w:val="vi-VN"/>
        </w:rPr>
        <w:t>[4]</w:t>
      </w:r>
      <w:r w:rsidR="00C722BE">
        <w:rPr>
          <w:lang w:val="vi-VN"/>
        </w:rPr>
        <w:fldChar w:fldCharType="end"/>
      </w:r>
      <w:r w:rsidR="00EC08FC">
        <w:rPr>
          <w:lang w:val="vi-VN"/>
        </w:rPr>
        <w:t>.</w:t>
      </w:r>
    </w:p>
    <w:bookmarkEnd w:id="7"/>
    <w:p w14:paraId="6B660F06" w14:textId="6A72DF89" w:rsidR="00E44E1C" w:rsidRDefault="003D47A7" w:rsidP="00D82A83">
      <w:r w:rsidRPr="003D47A7">
        <w:lastRenderedPageBreak/>
        <w:t>Based on classified land covers from satellite image data, the built-up area can be used for cost-effective, reliable, and continuous monitoring of urban sprawl over time</w:t>
      </w:r>
      <w:r w:rsidR="00E72796" w:rsidRPr="00E72796">
        <w:t xml:space="preserve"> </w:t>
      </w:r>
      <w:r w:rsidR="00E72796" w:rsidRPr="006A1086">
        <w:fldChar w:fldCharType="begin"/>
      </w:r>
      <w:r w:rsidR="00D443DF">
        <w:instrText xml:space="preserve"> ADDIN EN.CITE &lt;EndNote&gt;&lt;Cite&gt;&lt;Author&gt;Mosammam&lt;/Author&gt;&lt;Year&gt;2017&lt;/Year&gt;&lt;RecNum&gt;1799&lt;/RecNum&gt;&lt;DisplayText&gt;&lt;style font="Times New Roman" size="10"&gt;[5]&lt;/style&gt;&lt;/DisplayText&gt;&lt;record&gt;&lt;rec-number&gt;1799&lt;/rec-number&gt;&lt;foreign-keys&gt;&lt;key app="EN" db-id="fxxw2zfrispf9ceaaeyve9enre92vx5pf9pw" timestamp="1692519256"&gt;1799&lt;/key&gt;&lt;/foreign-keys&gt;&lt;ref-type name="Journal Article"&gt;17&lt;/ref-type&gt;&lt;contributors&gt;&lt;authors&gt;&lt;author&gt;Mosammam, Hassan Mohammadian&lt;/author&gt;&lt;author&gt;Nia, Jamileh Tavakoli&lt;/author&gt;&lt;author&gt;Khani, Hadi&lt;/author&gt;&lt;author&gt;Teymouri, Asghar&lt;/author&gt;&lt;author&gt;Kazemi, Mohammad&lt;/author&gt;&lt;/authors&gt;&lt;/contributors&gt;&lt;titles&gt;&lt;title&gt;Monitoring land use change and measuring urban sprawl based on its spatial forms: The case of Qom city&lt;/title&gt;&lt;secondary-title&gt;The Egyptian Journal of Remote Sensing and Space Science&lt;/secondary-title&gt;&lt;/titles&gt;&lt;periodical&gt;&lt;full-title&gt;The Egyptian Journal of Remote Sensing and Space Science&lt;/full-title&gt;&lt;/periodical&gt;&lt;pages&gt;103-116&lt;/pages&gt;&lt;volume&gt;20&lt;/volume&gt;&lt;number&gt;1&lt;/number&gt;&lt;keywords&gt;&lt;keyword&gt;Land use/cover change&lt;/keyword&gt;&lt;keyword&gt;CA-Markov model&lt;/keyword&gt;&lt;keyword&gt;Shannon’s entropy&lt;/keyword&gt;&lt;keyword&gt;Spatial forms of urban sprawl&lt;/keyword&gt;&lt;keyword&gt;Qom city&lt;/keyword&gt;&lt;/keywords&gt;&lt;dates&gt;&lt;year&gt;2017&lt;/year&gt;&lt;pub-dates&gt;&lt;date&gt;2017/06/01/&lt;/date&gt;&lt;/pub-dates&gt;&lt;/dates&gt;&lt;isbn&gt;1110-9823&lt;/isbn&gt;&lt;urls&gt;&lt;related-urls&gt;&lt;url&gt;https://www.sciencedirect.com/science/article/pii/S1110982316300308&lt;/url&gt;&lt;/related-urls&gt;&lt;/urls&gt;&lt;electronic-resource-num&gt;https://doi.org/10.1016/j.ejrs.2016.08.002&lt;/electronic-resource-num&gt;&lt;language&gt;English&lt;/language&gt;&lt;/record&gt;&lt;/Cite&gt;&lt;/EndNote&gt;</w:instrText>
      </w:r>
      <w:r w:rsidR="00E72796" w:rsidRPr="006A1086">
        <w:fldChar w:fldCharType="separate"/>
      </w:r>
      <w:r w:rsidR="00D443DF" w:rsidRPr="00D443DF">
        <w:rPr>
          <w:rFonts w:ascii="Times New Roman" w:hAnsi="Times New Roman"/>
          <w:noProof/>
        </w:rPr>
        <w:t>[5]</w:t>
      </w:r>
      <w:r w:rsidR="00E72796" w:rsidRPr="006A1086">
        <w:fldChar w:fldCharType="end"/>
      </w:r>
      <w:r w:rsidR="00EC5B8D">
        <w:rPr>
          <w:lang w:val="vi-VN"/>
        </w:rPr>
        <w:t xml:space="preserve">, </w:t>
      </w:r>
      <w:r w:rsidR="00EC5B8D" w:rsidRPr="006A1086">
        <w:fldChar w:fldCharType="begin"/>
      </w:r>
      <w:r w:rsidR="00D443DF">
        <w:instrText xml:space="preserve"> ADDIN EN.CITE &lt;EndNote&gt;&lt;Cite&gt;&lt;Author&gt;He&lt;/Author&gt;&lt;Year&gt;2019&lt;/Year&gt;&lt;RecNum&gt;1798&lt;/RecNum&gt;&lt;DisplayText&gt;&lt;style font="Times New Roman" size="10"&gt;[6]&lt;/style&gt;&lt;/DisplayText&gt;&lt;record&gt;&lt;rec-number&gt;1798&lt;/rec-number&gt;&lt;foreign-keys&gt;&lt;key app="EN" db-id="fxxw2zfrispf9ceaaeyve9enre92vx5pf9pw" timestamp="1692519230"&gt;1798&lt;/key&gt;&lt;/foreign-keys&gt;&lt;ref-type name="Journal Article"&gt;17&lt;/ref-type&gt;&lt;contributors&gt;&lt;authors&gt;&lt;author&gt;He, Chunyang&lt;/author&gt;&lt;author&gt;Liu, Zhifeng&lt;/author&gt;&lt;author&gt;Gou, Siyuan&lt;/author&gt;&lt;author&gt;Zhang, Qiaofeng&lt;/author&gt;&lt;author&gt;Zhang, Jinshui&lt;/author&gt;&lt;author&gt;Xu, Linlin&lt;/author&gt;&lt;/authors&gt;&lt;/contributors&gt;&lt;titles&gt;&lt;title&gt;Detecting global urban expansion over the last three decades using a fully convolutional network&lt;/title&gt;&lt;secondary-title&gt;Environmental Research Letters&lt;/secondary-title&gt;&lt;/titles&gt;&lt;periodical&gt;&lt;full-title&gt;Environmental Research Letters&lt;/full-title&gt;&lt;/periodical&gt;&lt;pages&gt;034008&lt;/pages&gt;&lt;volume&gt;14&lt;/volume&gt;&lt;number&gt;3&lt;/number&gt;&lt;dates&gt;&lt;year&gt;2019&lt;/year&gt;&lt;pub-dates&gt;&lt;date&gt;2019/03/11&lt;/date&gt;&lt;/pub-dates&gt;&lt;/dates&gt;&lt;publisher&gt;IOP Publishing&lt;/publisher&gt;&lt;isbn&gt;1748-9326&lt;/isbn&gt;&lt;urls&gt;&lt;related-urls&gt;&lt;url&gt;https://dx.doi.org/10.1088/1748-9326/aaf936&lt;/url&gt;&lt;/related-urls&gt;&lt;/urls&gt;&lt;electronic-resource-num&gt;10.1088/1748-9326/aaf936&lt;/electronic-resource-num&gt;&lt;language&gt;English&lt;/language&gt;&lt;/record&gt;&lt;/Cite&gt;&lt;/EndNote&gt;</w:instrText>
      </w:r>
      <w:r w:rsidR="00EC5B8D" w:rsidRPr="006A1086">
        <w:fldChar w:fldCharType="separate"/>
      </w:r>
      <w:r w:rsidR="00D443DF" w:rsidRPr="00D443DF">
        <w:rPr>
          <w:rFonts w:ascii="Times New Roman" w:hAnsi="Times New Roman"/>
          <w:noProof/>
        </w:rPr>
        <w:t>[6]</w:t>
      </w:r>
      <w:r w:rsidR="00EC5B8D" w:rsidRPr="006A1086">
        <w:fldChar w:fldCharType="end"/>
      </w:r>
      <w:r w:rsidR="00EC5B8D" w:rsidRPr="006A1086">
        <w:rPr>
          <w:lang w:val="vi-VN"/>
        </w:rPr>
        <w:t>.</w:t>
      </w:r>
      <w:r w:rsidR="00E72796" w:rsidRPr="00E72796">
        <w:t xml:space="preserve"> </w:t>
      </w:r>
      <w:r w:rsidR="001065AB" w:rsidRPr="001065AB">
        <w:t xml:space="preserve">Studies that have utilized remote sensing and GIS technology to monitor the growth and expansion of areas include the research by Jieying Xiao and colleagues, who monitored the urban development of Shizhi </w:t>
      </w:r>
      <w:r w:rsidR="00351EC9">
        <w:t>Shij</w:t>
      </w:r>
      <w:r w:rsidR="00351EC9" w:rsidRPr="001065AB">
        <w:t>iazhuang</w:t>
      </w:r>
      <w:r w:rsidR="001065AB" w:rsidRPr="001065AB">
        <w:t xml:space="preserve">, Hebei Province, China, </w:t>
      </w:r>
      <w:r w:rsidR="001065AB" w:rsidRPr="002E384D">
        <w:t>from 1934 to 2001 and evaluated changes in land use due to urbanization between 1987 and 2001</w:t>
      </w:r>
      <w:r w:rsidR="00EC5B8D">
        <w:rPr>
          <w:lang w:val="vi-VN"/>
        </w:rPr>
        <w:t xml:space="preserve"> </w:t>
      </w:r>
      <w:r w:rsidR="00C04C53" w:rsidRPr="002E384D">
        <w:fldChar w:fldCharType="begin"/>
      </w:r>
      <w:r w:rsidR="00D443DF">
        <w:instrText xml:space="preserve"> ADDIN EN.CITE &lt;EndNote&gt;&lt;Cite&gt;&lt;Author&gt;Xiao&lt;/Author&gt;&lt;Year&gt;2006&lt;/Year&gt;&lt;RecNum&gt;1808&lt;/RecNum&gt;&lt;DisplayText&gt;&lt;style font="Times New Roman" size="10"&gt;[7]&lt;/style&gt;&lt;/DisplayText&gt;&lt;record&gt;&lt;rec-number&gt;1808&lt;/rec-number&gt;&lt;foreign-keys&gt;&lt;key app="EN" db-id="fxxw2zfrispf9ceaaeyve9enre92vx5pf9pw" timestamp="1692539792"&gt;1808&lt;/key&gt;&lt;/foreign-keys&gt;&lt;ref-type name="Journal Article"&gt;17&lt;/ref-type&gt;&lt;contributors&gt;&lt;authors&gt;&lt;author&gt;Xiao, Jieying&lt;/author&gt;&lt;author&gt;Shen, Yanjun&lt;/author&gt;&lt;author&gt;Ge, Jingfeng&lt;/author&gt;&lt;author&gt;Tateishi, Ryutaro&lt;/author&gt;&lt;author&gt;Tang, Changyuan&lt;/author&gt;&lt;author&gt;Liang, Yanqing&lt;/author&gt;&lt;author&gt;Huang, Zhiying&lt;/author&gt;&lt;/authors&gt;&lt;/contributors&gt;&lt;titles&gt;&lt;title&gt;Evaluating urban expansion and land use change in Shijiazhuang, China, by using GIS and remote sensing&lt;/title&gt;&lt;secondary-title&gt;Landscape and Urban Planning&lt;/secondary-title&gt;&lt;/titles&gt;&lt;periodical&gt;&lt;full-title&gt;Landscape and Urban Planning&lt;/full-title&gt;&lt;/periodical&gt;&lt;pages&gt;69-80&lt;/pages&gt;&lt;volume&gt;75&lt;/volume&gt;&lt;number&gt;1&lt;/number&gt;&lt;keywords&gt;&lt;keyword&gt;Urban expansion&lt;/keyword&gt;&lt;keyword&gt;Land cover change&lt;/keyword&gt;&lt;keyword&gt;GIS&lt;/keyword&gt;&lt;keyword&gt;Remote sensing&lt;/keyword&gt;&lt;keyword&gt;TM&lt;/keyword&gt;&lt;keyword&gt;Shijiazhuang&lt;/keyword&gt;&lt;/keywords&gt;&lt;dates&gt;&lt;year&gt;2006&lt;/year&gt;&lt;pub-dates&gt;&lt;date&gt;2006/02/28/&lt;/date&gt;&lt;/pub-dates&gt;&lt;/dates&gt;&lt;isbn&gt;0169-2046&lt;/isbn&gt;&lt;urls&gt;&lt;related-urls&gt;&lt;url&gt;https://www.sciencedirect.com/science/article/pii/S0169204605000058&lt;/url&gt;&lt;/related-urls&gt;&lt;/urls&gt;&lt;electronic-resource-num&gt;https://doi.org/10.1016/j.landurbplan.2004.12.005&lt;/electronic-resource-num&gt;&lt;language&gt;English&lt;/language&gt;&lt;/record&gt;&lt;/Cite&gt;&lt;/EndNote&gt;</w:instrText>
      </w:r>
      <w:r w:rsidR="00C04C53" w:rsidRPr="002E384D">
        <w:fldChar w:fldCharType="separate"/>
      </w:r>
      <w:r w:rsidR="00D443DF" w:rsidRPr="00D443DF">
        <w:rPr>
          <w:rFonts w:ascii="Times New Roman" w:hAnsi="Times New Roman"/>
          <w:noProof/>
          <w:lang w:val="vi-VN"/>
        </w:rPr>
        <w:t>[7]</w:t>
      </w:r>
      <w:r w:rsidR="00C04C53" w:rsidRPr="002E384D">
        <w:fldChar w:fldCharType="end"/>
      </w:r>
      <w:r w:rsidR="00C04C53" w:rsidRPr="002E384D">
        <w:rPr>
          <w:lang w:val="vi-VN"/>
        </w:rPr>
        <w:t>.</w:t>
      </w:r>
      <w:r w:rsidR="00E732B9" w:rsidRPr="002E384D">
        <w:t xml:space="preserve"> </w:t>
      </w:r>
      <w:r w:rsidR="00F230EC" w:rsidRPr="002E384D">
        <w:t xml:space="preserve">Alternatively, Fan </w:t>
      </w:r>
      <w:r w:rsidR="00603D11">
        <w:t>et al. (2009)</w:t>
      </w:r>
      <w:r w:rsidR="00F230EC" w:rsidRPr="002E384D">
        <w:t xml:space="preserve"> </w:t>
      </w:r>
      <w:r w:rsidR="00603D11" w:rsidRPr="002E384D">
        <w:fldChar w:fldCharType="begin"/>
      </w:r>
      <w:r w:rsidR="00603D11">
        <w:instrText xml:space="preserve"> ADDIN EN.CITE &lt;EndNote&gt;&lt;Cite&gt;&lt;Author&gt;Fan&lt;/Author&gt;&lt;Year&gt;2009&lt;/Year&gt;&lt;RecNum&gt;1810&lt;/RecNum&gt;&lt;DisplayText&gt;&lt;style font="Times New Roman" size="10"&gt;[8]&lt;/style&gt;&lt;/DisplayText&gt;&lt;record&gt;&lt;rec-number&gt;1810&lt;/rec-number&gt;&lt;foreign-keys&gt;&lt;key app="EN" db-id="fxxw2zfrispf9ceaaeyve9enre92vx5pf9pw" timestamp="1692540577"&gt;1810&lt;/key&gt;&lt;/foreign-keys&gt;&lt;ref-type name="Journal Article"&gt;17&lt;/ref-type&gt;&lt;contributors&gt;&lt;authors&gt;&lt;author&gt;Fan, Fenglei&lt;/author&gt;&lt;author&gt;Wang, Yunpeng&lt;/author&gt;&lt;author&gt;Qiu, Maohui&lt;/author&gt;&lt;author&gt;Wang, Zhishi&lt;/author&gt;&lt;/authors&gt;&lt;/contributors&gt;&lt;titles&gt;&lt;title&gt;Evaluating the Temporal and Spatial Urban Expansion Patterns of Guangzhou from 1979 to 2003 by Remote Sensing and GIS Methods&lt;/title&gt;&lt;secondary-title&gt;International Journal of Geographical Information Science&lt;/secondary-title&gt;&lt;/titles&gt;&lt;periodical&gt;&lt;full-title&gt;International Journal of Geographical Information Science&lt;/full-title&gt;&lt;/periodical&gt;&lt;pages&gt;1371-1388&lt;/pages&gt;&lt;volume&gt;23&lt;/volume&gt;&lt;number&gt;11&lt;/number&gt;&lt;dates&gt;&lt;year&gt;2009&lt;/year&gt;&lt;pub-dates&gt;&lt;date&gt;2009/11/01&lt;/date&gt;&lt;/pub-dates&gt;&lt;/dates&gt;&lt;publisher&gt;Taylor &amp;amp; Francis&lt;/publisher&gt;&lt;isbn&gt;1365-8816&lt;/isbn&gt;&lt;urls&gt;&lt;related-urls&gt;&lt;url&gt;https://doi.org/10.1080/13658810802443432&lt;/url&gt;&lt;/related-urls&gt;&lt;/urls&gt;&lt;electronic-resource-num&gt;10.1080/13658810802443432&lt;/electronic-resource-num&gt;&lt;language&gt;English&lt;/language&gt;&lt;/record&gt;&lt;/Cite&gt;&lt;/EndNote&gt;</w:instrText>
      </w:r>
      <w:r w:rsidR="00603D11" w:rsidRPr="002E384D">
        <w:fldChar w:fldCharType="separate"/>
      </w:r>
      <w:r w:rsidR="00603D11" w:rsidRPr="00D443DF">
        <w:rPr>
          <w:rFonts w:ascii="Times New Roman" w:hAnsi="Times New Roman"/>
          <w:noProof/>
          <w:lang w:val="vi-VN"/>
        </w:rPr>
        <w:t>[8]</w:t>
      </w:r>
      <w:r w:rsidR="00603D11" w:rsidRPr="002E384D">
        <w:fldChar w:fldCharType="end"/>
      </w:r>
      <w:r w:rsidR="00603D11">
        <w:t xml:space="preserve"> </w:t>
      </w:r>
      <w:r w:rsidR="00F230EC" w:rsidRPr="002E384D">
        <w:t>evaluated the urban expansion of Guangzhou from 1979 to 2003, revealing a remarkable expansion rate of approximately 210.08%, corresponding to an increase in the urban area of</w:t>
      </w:r>
      <w:r w:rsidR="00E732B9" w:rsidRPr="002E384D">
        <w:t xml:space="preserve"> 296.54 km</w:t>
      </w:r>
      <w:r w:rsidR="00E732B9" w:rsidRPr="002E384D">
        <w:rPr>
          <w:vertAlign w:val="superscript"/>
        </w:rPr>
        <w:t>2</w:t>
      </w:r>
      <w:r w:rsidR="00E732B9" w:rsidRPr="002E384D">
        <w:rPr>
          <w:lang w:val="vi-VN"/>
        </w:rPr>
        <w:t>.</w:t>
      </w:r>
      <w:r w:rsidR="006E0EEF">
        <w:rPr>
          <w:lang w:val="vi-VN"/>
        </w:rPr>
        <w:t xml:space="preserve"> </w:t>
      </w:r>
      <w:bookmarkStart w:id="10" w:name="_Hlk167174061"/>
      <w:bookmarkStart w:id="11" w:name="_Hlk167174927"/>
      <w:r w:rsidR="00E44E16" w:rsidRPr="00E44E16">
        <w:t xml:space="preserve">In the Hanoi area, there have been a few related studies, such as research on urban growth utilizing landscape development models </w:t>
      </w:r>
      <w:r w:rsidR="00D82A83">
        <w:rPr>
          <w:lang w:val="vi-VN"/>
        </w:rPr>
        <w:fldChar w:fldCharType="begin"/>
      </w:r>
      <w:r w:rsidR="002E142D">
        <w:rPr>
          <w:lang w:val="vi-VN"/>
        </w:rPr>
        <w:instrText xml:space="preserve"> ADDIN EN.CITE &lt;EndNote&gt;&lt;Cite&gt;&lt;Author&gt;Nong&lt;/Author&gt;&lt;Year&gt;2018&lt;/Year&gt;&lt;RecNum&gt;2037&lt;/RecNum&gt;&lt;DisplayText&gt;&lt;style font="Times New Roman" size="10"&gt;[9]&lt;/style&gt;&lt;/DisplayText&gt;&lt;record&gt;&lt;rec-number&gt;2037&lt;/rec-number&gt;&lt;foreign-keys&gt;&lt;key app="EN" db-id="fxxw2zfrispf9ceaaeyve9enre92vx5pf9pw" timestamp="1716256261"&gt;2037&lt;/key&gt;&lt;/foreign-keys&gt;&lt;ref-type name="Journal Article"&gt;17&lt;/ref-type&gt;&lt;contributors&gt;&lt;authors&gt;&lt;author&gt;Nong, Duong H&lt;/author&gt;&lt;author&gt;Lepczyk, Christopher A&lt;/author&gt;&lt;author&gt;Miura, Tomoaki&lt;/author&gt;&lt;author&gt;Fox, Jefferson M&lt;/author&gt;&lt;/authors&gt;&lt;/contributors&gt;&lt;titles&gt;&lt;title&gt;Quantifying urban growth patterns in Hanoi using landscape expansion modes and time series spatial metrics&lt;/title&gt;&lt;secondary-title&gt;PloS one&lt;/secondary-title&gt;&lt;/titles&gt;&lt;periodical&gt;&lt;full-title&gt;PLOS ONE&lt;/full-title&gt;&lt;/periodical&gt;&lt;pages&gt;e0196940&lt;/pages&gt;&lt;volume&gt;13&lt;/volume&gt;&lt;number&gt;5&lt;/number&gt;&lt;dates&gt;&lt;year&gt;2018&lt;/year&gt;&lt;/dates&gt;&lt;isbn&gt;1932-6203&lt;/isbn&gt;&lt;urls&gt;&lt;/urls&gt;&lt;/record&gt;&lt;/Cite&gt;&lt;/EndNote&gt;</w:instrText>
      </w:r>
      <w:r w:rsidR="00D82A83">
        <w:rPr>
          <w:lang w:val="vi-VN"/>
        </w:rPr>
        <w:fldChar w:fldCharType="separate"/>
      </w:r>
      <w:r w:rsidR="00D82A83" w:rsidRPr="006E0EEF">
        <w:rPr>
          <w:rFonts w:ascii="Times New Roman" w:hAnsi="Times New Roman"/>
          <w:noProof/>
          <w:lang w:val="vi-VN"/>
        </w:rPr>
        <w:t>[9]</w:t>
      </w:r>
      <w:r w:rsidR="00D82A83">
        <w:rPr>
          <w:lang w:val="vi-VN"/>
        </w:rPr>
        <w:fldChar w:fldCharType="end"/>
      </w:r>
      <w:r w:rsidR="00D82A83" w:rsidRPr="00E44E16">
        <w:t xml:space="preserve"> </w:t>
      </w:r>
      <w:r w:rsidR="00E44E16" w:rsidRPr="00E44E16">
        <w:t>and investigations into rural-urban transitions utilizing Landsat imagery</w:t>
      </w:r>
      <w:r w:rsidR="0053110C">
        <w:rPr>
          <w:lang w:val="vi-VN"/>
        </w:rPr>
        <w:t xml:space="preserve"> </w:t>
      </w:r>
      <w:r w:rsidR="00955848">
        <w:rPr>
          <w:lang w:val="vi-VN"/>
        </w:rPr>
        <w:fldChar w:fldCharType="begin"/>
      </w:r>
      <w:r w:rsidR="006E0EEF">
        <w:rPr>
          <w:lang w:val="vi-VN"/>
        </w:rPr>
        <w:instrText xml:space="preserve"> ADDIN EN.CITE &lt;EndNote&gt;&lt;Cite&gt;&lt;Author&gt;Mauro&lt;/Author&gt;&lt;Year&gt;2020&lt;/Year&gt;&lt;RecNum&gt;2036&lt;/RecNum&gt;&lt;DisplayText&gt;&lt;style font="Times New Roman" size="10"&gt;[10]&lt;/style&gt;&lt;/DisplayText&gt;&lt;record&gt;&lt;rec-number&gt;2036&lt;/rec-number&gt;&lt;foreign-keys&gt;&lt;key app="EN" db-id="fxxw2zfrispf9ceaaeyve9enre92vx5pf9pw" timestamp="1716256173"&gt;2036&lt;/key&gt;&lt;/foreign-keys&gt;&lt;ref-type name="Journal Article"&gt;17&lt;/ref-type&gt;&lt;contributors&gt;&lt;authors&gt;&lt;author&gt;Mauro, Giovanni&lt;/author&gt;&lt;/authors&gt;&lt;/contributors&gt;&lt;titles&gt;&lt;title&gt;Rural–urban transition of Hanoi (Vietnam): Using Landsat imagery to map its recent peri-urbanization&lt;/title&gt;&lt;secondary-title&gt;ISPRS international journal of geo-information&lt;/secondary-title&gt;&lt;/titles&gt;&lt;periodical&gt;&lt;full-title&gt;ISPRS International Journal of Geo-Information&lt;/full-title&gt;&lt;/periodical&gt;&lt;pages&gt;669&lt;/pages&gt;&lt;volume&gt;9&lt;/volume&gt;&lt;number&gt;11&lt;/number&gt;&lt;dates&gt;&lt;year&gt;2020&lt;/year&gt;&lt;/dates&gt;&lt;isbn&gt;2220-9964&lt;/isbn&gt;&lt;urls&gt;&lt;/urls&gt;&lt;/record&gt;&lt;/Cite&gt;&lt;/EndNote&gt;</w:instrText>
      </w:r>
      <w:r w:rsidR="00955848">
        <w:rPr>
          <w:lang w:val="vi-VN"/>
        </w:rPr>
        <w:fldChar w:fldCharType="separate"/>
      </w:r>
      <w:r w:rsidR="006E0EEF" w:rsidRPr="006E0EEF">
        <w:rPr>
          <w:rFonts w:ascii="Times New Roman" w:hAnsi="Times New Roman"/>
          <w:noProof/>
          <w:lang w:val="vi-VN"/>
        </w:rPr>
        <w:t>[10]</w:t>
      </w:r>
      <w:r w:rsidR="00955848">
        <w:rPr>
          <w:lang w:val="vi-VN"/>
        </w:rPr>
        <w:fldChar w:fldCharType="end"/>
      </w:r>
      <w:bookmarkEnd w:id="10"/>
      <w:r w:rsidR="00955848">
        <w:rPr>
          <w:lang w:val="vi-VN"/>
        </w:rPr>
        <w:t>.</w:t>
      </w:r>
      <w:bookmarkEnd w:id="11"/>
      <w:r w:rsidR="0035558D">
        <w:t xml:space="preserve"> </w:t>
      </w:r>
    </w:p>
    <w:p w14:paraId="239FC710" w14:textId="77777777" w:rsidR="00450D46" w:rsidRDefault="00450D46" w:rsidP="00D82A83"/>
    <w:p w14:paraId="222E4828" w14:textId="389EDB2E" w:rsidR="00E72796" w:rsidRPr="00EB09C2" w:rsidRDefault="006D3E11" w:rsidP="00D82A83">
      <w:pPr>
        <w:rPr>
          <w:lang w:val="nl-NL"/>
        </w:rPr>
      </w:pPr>
      <w:r w:rsidRPr="002E384D">
        <w:t>The aforementioned studies, along with similar research, have used Landsat satellite imagery data and land use/land cover classification methods in combination with GIS to monitor urban area expansion</w:t>
      </w:r>
      <w:r w:rsidR="009B3A19" w:rsidRPr="002E384D">
        <w:t>.</w:t>
      </w:r>
      <w:r w:rsidR="00EF624C" w:rsidRPr="002E384D">
        <w:rPr>
          <w:lang w:val="vi-VN"/>
        </w:rPr>
        <w:t xml:space="preserve"> </w:t>
      </w:r>
      <w:r w:rsidR="00EF624C" w:rsidRPr="002E384D">
        <w:t xml:space="preserve">Furthermore, </w:t>
      </w:r>
      <w:r w:rsidR="0083127E" w:rsidRPr="002E384D">
        <w:t>other studies</w:t>
      </w:r>
      <w:r w:rsidR="00EF624C" w:rsidRPr="002E384D">
        <w:t xml:space="preserve"> utilize satellite imagery data with index-</w:t>
      </w:r>
      <w:r w:rsidR="003320CA" w:rsidRPr="002E384D">
        <w:t>image</w:t>
      </w:r>
      <w:r w:rsidR="00EF624C" w:rsidRPr="002E384D">
        <w:t xml:space="preserve"> methods such as the Colo</w:t>
      </w:r>
      <w:r w:rsidR="00E44E1C">
        <w:t>u</w:t>
      </w:r>
      <w:r w:rsidR="00EF624C" w:rsidRPr="002E384D">
        <w:t>r Difference Index (CDI), which is based on colo</w:t>
      </w:r>
      <w:r w:rsidR="00F614D4">
        <w:t>u</w:t>
      </w:r>
      <w:r w:rsidR="00EF624C" w:rsidRPr="002E384D">
        <w:t xml:space="preserve">r variations in different areas of satellite images and can detect environmental changes and urban </w:t>
      </w:r>
      <w:r w:rsidR="00DF1A18" w:rsidRPr="002E384D">
        <w:t>expansion</w:t>
      </w:r>
      <w:r w:rsidR="00DF1A18" w:rsidRPr="002E384D">
        <w:rPr>
          <w:lang w:val="vi-VN"/>
        </w:rPr>
        <w:t>;</w:t>
      </w:r>
      <w:r w:rsidR="00EF624C" w:rsidRPr="002E384D">
        <w:t xml:space="preserve"> The Normalized Difference Built-up Index (NDBI) compares the wavelengths emitted by </w:t>
      </w:r>
      <w:r w:rsidR="00A732EC" w:rsidRPr="002E384D">
        <w:t xml:space="preserve">non-built-up </w:t>
      </w:r>
      <w:r w:rsidR="00EF624C" w:rsidRPr="002E384D">
        <w:t xml:space="preserve">and </w:t>
      </w:r>
      <w:r w:rsidR="00A732EC" w:rsidRPr="002E384D">
        <w:t xml:space="preserve">built-up </w:t>
      </w:r>
      <w:r w:rsidR="002E384D" w:rsidRPr="002E384D">
        <w:t>areas</w:t>
      </w:r>
      <w:r w:rsidR="00EF624C" w:rsidRPr="002E384D">
        <w:t xml:space="preserve">, facilitating the identification of urban </w:t>
      </w:r>
      <w:r w:rsidR="003E1B5D" w:rsidRPr="002E384D">
        <w:t>expansion</w:t>
      </w:r>
      <w:r w:rsidR="003E1B5D" w:rsidRPr="002E384D">
        <w:rPr>
          <w:lang w:val="vi-VN"/>
        </w:rPr>
        <w:t>;</w:t>
      </w:r>
      <w:r w:rsidR="00EF624C" w:rsidRPr="002E384D">
        <w:t xml:space="preserve"> Near Infrared (NIR) combined with the Red band can distinguish between built-up and vegetated areas, allowing for monitoring changes</w:t>
      </w:r>
      <w:r w:rsidR="00EF624C" w:rsidRPr="00EF624C">
        <w:t xml:space="preserve"> in urban </w:t>
      </w:r>
      <w:r w:rsidR="003E1B5D">
        <w:t>structure</w:t>
      </w:r>
      <w:r w:rsidR="00F614D4">
        <w:t>s</w:t>
      </w:r>
      <w:r w:rsidR="003E1B5D">
        <w:rPr>
          <w:lang w:val="vi-VN"/>
        </w:rPr>
        <w:t>;</w:t>
      </w:r>
      <w:r w:rsidR="00EF624C" w:rsidRPr="00EF624C">
        <w:t xml:space="preserve"> The Normalized Difference Vegetation Index (NDVI) indicates vegetation coverage levels and can detect environmental changes resulting from urban </w:t>
      </w:r>
      <w:r w:rsidR="003E1B5D">
        <w:t>expansion</w:t>
      </w:r>
      <w:r w:rsidR="003E1B5D" w:rsidRPr="008049CB">
        <w:rPr>
          <w:lang w:val="vi-VN"/>
        </w:rPr>
        <w:t>;</w:t>
      </w:r>
      <w:r w:rsidR="00EF624C" w:rsidRPr="008049CB">
        <w:t xml:space="preserve"> Additionally, other </w:t>
      </w:r>
      <w:r w:rsidR="0091381F" w:rsidRPr="008049CB">
        <w:t>indicators</w:t>
      </w:r>
      <w:r w:rsidR="004B7748" w:rsidRPr="008049CB">
        <w:rPr>
          <w:lang w:val="vi-VN"/>
        </w:rPr>
        <w:t xml:space="preserve"> such as</w:t>
      </w:r>
      <w:r w:rsidR="00D53F41" w:rsidRPr="00D53F41">
        <w:t xml:space="preserve"> </w:t>
      </w:r>
      <w:r w:rsidR="00D53F41" w:rsidRPr="008049CB">
        <w:t xml:space="preserve">Urban Index (UI), </w:t>
      </w:r>
      <w:r w:rsidR="004B7748" w:rsidRPr="008049CB">
        <w:rPr>
          <w:lang w:val="vi-VN"/>
        </w:rPr>
        <w:t xml:space="preserve"> </w:t>
      </w:r>
      <w:r w:rsidR="00D53F41" w:rsidRPr="008049CB">
        <w:t>Enhanced Built-up and Bareness Index (EBBI),</w:t>
      </w:r>
      <w:r w:rsidR="00D53F41">
        <w:t xml:space="preserve"> </w:t>
      </w:r>
      <w:r w:rsidR="00EF624C" w:rsidRPr="008049CB">
        <w:t xml:space="preserve">Index-based Built-up Index (IBI), have been used in various studies to monitor urban </w:t>
      </w:r>
      <w:r w:rsidR="009B65DB" w:rsidRPr="008049CB">
        <w:t>changes</w:t>
      </w:r>
      <w:r w:rsidR="00EF624C" w:rsidRPr="008049CB">
        <w:t xml:space="preserve">. </w:t>
      </w:r>
      <w:r w:rsidR="00F015A9" w:rsidRPr="008049CB">
        <w:t>In</w:t>
      </w:r>
      <w:r w:rsidR="00F015A9" w:rsidRPr="008049CB">
        <w:rPr>
          <w:lang w:val="vi-VN"/>
        </w:rPr>
        <w:t xml:space="preserve"> which</w:t>
      </w:r>
      <w:r w:rsidR="00EF624C" w:rsidRPr="008049CB">
        <w:t>, the NDBI</w:t>
      </w:r>
      <w:r w:rsidR="00A5443E" w:rsidRPr="008049CB">
        <w:t>,</w:t>
      </w:r>
      <w:r w:rsidR="00EF624C" w:rsidRPr="008049CB">
        <w:t xml:space="preserve"> or in combination with other indices, has been widely used to </w:t>
      </w:r>
      <w:r w:rsidR="00F015A9" w:rsidRPr="008049CB">
        <w:t>monitor</w:t>
      </w:r>
      <w:r w:rsidR="00F015A9" w:rsidRPr="008049CB">
        <w:rPr>
          <w:lang w:val="vi-VN"/>
        </w:rPr>
        <w:t xml:space="preserve"> </w:t>
      </w:r>
      <w:r w:rsidR="00EF624C" w:rsidRPr="008049CB">
        <w:t xml:space="preserve">urban </w:t>
      </w:r>
      <w:r w:rsidR="00F015A9" w:rsidRPr="008049CB">
        <w:t>expansion</w:t>
      </w:r>
      <w:r w:rsidR="00EF624C" w:rsidRPr="008049CB">
        <w:t>.</w:t>
      </w:r>
      <w:r w:rsidR="00DF7EC0" w:rsidRPr="008049CB">
        <w:rPr>
          <w:lang w:val="vi-VN"/>
        </w:rPr>
        <w:t xml:space="preserve"> T</w:t>
      </w:r>
      <w:r w:rsidR="00DF7EC0" w:rsidRPr="00DF7EC0">
        <w:rPr>
          <w:lang w:val="vi-VN"/>
        </w:rPr>
        <w:t xml:space="preserve">hese can be mentioned </w:t>
      </w:r>
      <w:r w:rsidR="002E384D">
        <w:rPr>
          <w:lang w:val="vi-VN"/>
        </w:rPr>
        <w:t xml:space="preserve">in </w:t>
      </w:r>
      <w:r w:rsidR="00DF7EC0" w:rsidRPr="00DF7EC0">
        <w:rPr>
          <w:lang w:val="vi-VN"/>
        </w:rPr>
        <w:t xml:space="preserve">the study </w:t>
      </w:r>
      <w:r w:rsidR="008049CB">
        <w:rPr>
          <w:lang w:val="vi-VN"/>
        </w:rPr>
        <w:t>by</w:t>
      </w:r>
      <w:r w:rsidR="00DF7EC0" w:rsidRPr="00DF7EC0">
        <w:rPr>
          <w:lang w:val="vi-VN"/>
        </w:rPr>
        <w:t xml:space="preserve"> Yuanmao Zheng et al., which </w:t>
      </w:r>
      <w:r w:rsidR="008049CB">
        <w:rPr>
          <w:lang w:val="vi-VN"/>
        </w:rPr>
        <w:t>monitor</w:t>
      </w:r>
      <w:r w:rsidR="00D359DA">
        <w:rPr>
          <w:lang w:val="vi-VN"/>
        </w:rPr>
        <w:t>s</w:t>
      </w:r>
      <w:r w:rsidR="00DF7EC0" w:rsidRPr="00DF7EC0">
        <w:rPr>
          <w:lang w:val="vi-VN"/>
        </w:rPr>
        <w:t xml:space="preserve"> the expansion of the Guangdong-Hong Kong-Macao Greater Bay Area metropolitan area</w:t>
      </w:r>
      <w:r w:rsidR="00DF7EC0">
        <w:rPr>
          <w:lang w:val="vi-VN"/>
        </w:rPr>
        <w:t xml:space="preserve"> </w:t>
      </w:r>
      <w:r w:rsidR="00DF7EC0">
        <w:rPr>
          <w:lang w:val="vi-VN"/>
        </w:rPr>
        <w:fldChar w:fldCharType="begin"/>
      </w:r>
      <w:r w:rsidR="006E0EEF">
        <w:rPr>
          <w:lang w:val="vi-VN"/>
        </w:rPr>
        <w:instrText xml:space="preserve"> ADDIN EN.CITE &lt;EndNote&gt;&lt;Cite&gt;&lt;Author&gt;Zheng&lt;/Author&gt;&lt;Year&gt;2021&lt;/Year&gt;&lt;RecNum&gt;1814&lt;/RecNum&gt;&lt;DisplayText&gt;&lt;style font="Times New Roman" size="10"&gt;[11]&lt;/style&gt;&lt;/DisplayText&gt;&lt;record&gt;&lt;rec-number&gt;1814&lt;/rec-number&gt;&lt;foreign-keys&gt;&lt;key app="EN" db-id="fxxw2zfrispf9ceaaeyve9enre92vx5pf9pw" timestamp="1692545069"&gt;1814&lt;/key&gt;&lt;/foreign-keys&gt;&lt;ref-type name="Journal Article"&gt;17&lt;/ref-type&gt;&lt;contributors&gt;&lt;authors&gt;&lt;author&gt;Zheng, Yuanmao&lt;/author&gt;&lt;author&gt;Tang, Lina&lt;/author&gt;&lt;author&gt;Wang, Haowei&lt;/author&gt;&lt;/authors&gt;&lt;/contributors&gt;&lt;titles&gt;&lt;title&gt;An improved approach for monitoring urban built-up areas by combining NPP-VIIRS nighttime light, NDVI, NDWI, and NDBI&lt;/title&gt;&lt;secondary-title&gt;Journal of Cleaner Production&lt;/secondary-title&gt;&lt;/titles&gt;&lt;periodical&gt;&lt;full-title&gt;Journal of Cleaner Production&lt;/full-title&gt;&lt;/periodical&gt;&lt;pages&gt;129488&lt;/pages&gt;&lt;volume&gt;328&lt;/volume&gt;&lt;keywords&gt;&lt;keyword&gt;NPP-VIIRS nighttime light&lt;/keyword&gt;&lt;keyword&gt;Landsat multispectral image&lt;/keyword&gt;&lt;keyword&gt;Urban built-up areas&lt;/keyword&gt;&lt;keyword&gt;Multi-temporal monitoring&lt;/keyword&gt;&lt;keyword&gt;Blooming effects&lt;/keyword&gt;&lt;/keywords&gt;&lt;dates&gt;&lt;year&gt;2021&lt;/year&gt;&lt;pub-dates&gt;&lt;date&gt;2021/12/15/&lt;/date&gt;&lt;/pub-dates&gt;&lt;/dates&gt;&lt;isbn&gt;0959-6526&lt;/isbn&gt;&lt;urls&gt;&lt;related-urls&gt;&lt;url&gt;https://www.sciencedirect.com/science/article/pii/S0959652621036672&lt;/url&gt;&lt;/related-urls&gt;&lt;/urls&gt;&lt;electronic-resource-num&gt;https://doi.org/10.1016/j.jclepro.2021.129488&lt;/electronic-resource-num&gt;&lt;language&gt;English&lt;/language&gt;&lt;/record&gt;&lt;/Cite&gt;&lt;/EndNote&gt;</w:instrText>
      </w:r>
      <w:r w:rsidR="00DF7EC0">
        <w:rPr>
          <w:lang w:val="vi-VN"/>
        </w:rPr>
        <w:fldChar w:fldCharType="separate"/>
      </w:r>
      <w:r w:rsidR="006E0EEF" w:rsidRPr="006E0EEF">
        <w:rPr>
          <w:rFonts w:ascii="Times New Roman" w:hAnsi="Times New Roman"/>
          <w:noProof/>
          <w:lang w:val="vi-VN"/>
        </w:rPr>
        <w:t>[11]</w:t>
      </w:r>
      <w:r w:rsidR="00DF7EC0">
        <w:rPr>
          <w:lang w:val="vi-VN"/>
        </w:rPr>
        <w:fldChar w:fldCharType="end"/>
      </w:r>
      <w:r w:rsidR="008049CB">
        <w:rPr>
          <w:lang w:val="vi-VN"/>
        </w:rPr>
        <w:t>.</w:t>
      </w:r>
      <w:r w:rsidR="00CF50A2">
        <w:rPr>
          <w:lang w:val="vi-VN"/>
        </w:rPr>
        <w:t xml:space="preserve"> </w:t>
      </w:r>
      <w:r w:rsidR="008049CB">
        <w:rPr>
          <w:lang w:val="vi-VN"/>
        </w:rPr>
        <w:t>A</w:t>
      </w:r>
      <w:r w:rsidR="00CF50A2" w:rsidRPr="00CF50A2">
        <w:t>lternatively, Li</w:t>
      </w:r>
      <w:r w:rsidR="00F614D4">
        <w:t xml:space="preserve"> </w:t>
      </w:r>
      <w:r w:rsidR="00CF50A2">
        <w:rPr>
          <w:lang w:val="vi-VN"/>
        </w:rPr>
        <w:t>et al</w:t>
      </w:r>
      <w:r w:rsidR="00F614D4">
        <w:t xml:space="preserve">. (2018) </w:t>
      </w:r>
      <w:r w:rsidR="00F614D4">
        <w:rPr>
          <w:lang w:val="vi-VN"/>
        </w:rPr>
        <w:fldChar w:fldCharType="begin"/>
      </w:r>
      <w:r w:rsidR="00F614D4">
        <w:rPr>
          <w:lang w:val="vi-VN"/>
        </w:rPr>
        <w:instrText xml:space="preserve"> ADDIN EN.CITE &lt;EndNote&gt;&lt;Cite&gt;&lt;Author&gt;Li&lt;/Author&gt;&lt;Year&gt;2018&lt;/Year&gt;&lt;RecNum&gt;1812&lt;/RecNum&gt;&lt;DisplayText&gt;&lt;style font="Times New Roman" size="10"&gt;[12]&lt;/style&gt;&lt;/DisplayText&gt;&lt;record&gt;&lt;rec-number&gt;1812&lt;/rec-number&gt;&lt;foreign-keys&gt;&lt;key app="EN" db-id="fxxw2zfrispf9ceaaeyve9enre92vx5pf9pw" timestamp="1692544622"&gt;1812&lt;/key&gt;&lt;/foreign-keys&gt;&lt;ref-type name="Journal Article"&gt;17&lt;/ref-type&gt;&lt;contributors&gt;&lt;authors&gt;&lt;author&gt;Li, Kangning&lt;/author&gt;&lt;author&gt;Chen, Yunhao&lt;/author&gt;&lt;/authors&gt;&lt;/contributors&gt;&lt;titles&gt;&lt;title&gt;A Genetic Algorithm-Based Urban Cluster Automatic Threshold Method by Combining VIIRS DNB, NDVI, and NDBI to Monitor Urbanization&lt;/title&gt;&lt;secondary-title&gt;&lt;style face="normal" font="default" size="100%"&gt;Remote&lt;/style&gt;&lt;style face="normal" font="default" charset="163" size="100%"&gt; Sens&lt;/style&gt;&lt;style face="normal" font="default" size="100%"&gt;ing&lt;/style&gt;&lt;/secondary-title&gt;&lt;/titles&gt;&lt;periodical&gt;&lt;full-title&gt;Remote Sensing&lt;/full-title&gt;&lt;/periodical&gt;&lt;pages&gt;277&lt;/pages&gt;&lt;volume&gt;10&lt;/volume&gt;&lt;number&gt;2&lt;/number&gt;&lt;dates&gt;&lt;year&gt;2018&lt;/year&gt;&lt;/dates&gt;&lt;isbn&gt;2072-4292&lt;/isbn&gt;&lt;accession-num&gt;doi:10.3390/rs10020277&lt;/accession-num&gt;&lt;urls&gt;&lt;related-urls&gt;&lt;url&gt;https://www.mdpi.com/2072-4292/10/2/277&lt;/url&gt;&lt;/related-urls&gt;&lt;/urls&gt;&lt;language&gt;English&lt;/language&gt;&lt;/record&gt;&lt;/Cite&gt;&lt;/EndNote&gt;</w:instrText>
      </w:r>
      <w:r w:rsidR="00F614D4">
        <w:rPr>
          <w:lang w:val="vi-VN"/>
        </w:rPr>
        <w:fldChar w:fldCharType="separate"/>
      </w:r>
      <w:r w:rsidR="00F614D4" w:rsidRPr="006E0EEF">
        <w:rPr>
          <w:rFonts w:ascii="Times New Roman" w:hAnsi="Times New Roman"/>
          <w:noProof/>
          <w:lang w:val="vi-VN"/>
        </w:rPr>
        <w:t>[12]</w:t>
      </w:r>
      <w:r w:rsidR="00F614D4">
        <w:rPr>
          <w:lang w:val="vi-VN"/>
        </w:rPr>
        <w:fldChar w:fldCharType="end"/>
      </w:r>
      <w:r w:rsidR="00CF50A2" w:rsidRPr="00CF50A2">
        <w:t xml:space="preserve"> demonstrated the differentiation of rural areas, urban regions, and expansion in several urban clusters in China from 2012 to 2017 by combining NDBI and nighttime light (NTL) data</w:t>
      </w:r>
      <w:r w:rsidR="00CF50A2" w:rsidRPr="000C3777">
        <w:rPr>
          <w:lang w:val="vi-VN"/>
        </w:rPr>
        <w:t>.</w:t>
      </w:r>
      <w:r w:rsidR="001B7865">
        <w:rPr>
          <w:lang w:val="vi-VN"/>
        </w:rPr>
        <w:t xml:space="preserve"> </w:t>
      </w:r>
      <w:r w:rsidR="001B7865" w:rsidRPr="001B7865">
        <w:t xml:space="preserve">However, several studies have also </w:t>
      </w:r>
      <w:r w:rsidR="001B7865">
        <w:t>shown</w:t>
      </w:r>
      <w:r w:rsidR="001B7865" w:rsidRPr="001B7865">
        <w:t xml:space="preserve"> that using land cover classification results is more advantageous and achieves higher effectiveness compared to using index-image for identifying and monitoring the expansion of urban areas</w:t>
      </w:r>
      <w:r w:rsidR="001B7865">
        <w:rPr>
          <w:lang w:val="vi-VN"/>
        </w:rPr>
        <w:t xml:space="preserve"> </w:t>
      </w:r>
      <w:r w:rsidR="001B7865">
        <w:rPr>
          <w:lang w:val="vi-VN"/>
        </w:rPr>
        <w:fldChar w:fldCharType="begin"/>
      </w:r>
      <w:r w:rsidR="006E0EEF">
        <w:rPr>
          <w:lang w:val="vi-VN"/>
        </w:rPr>
        <w:instrText xml:space="preserve"> ADDIN EN.CITE &lt;EndNote&gt;&lt;Cite&gt;&lt;Author&gt;Hadeel&lt;/Author&gt;&lt;Year&gt;2009&lt;/Year&gt;&lt;RecNum&gt;1818&lt;/RecNum&gt;&lt;DisplayText&gt;&lt;style font="Times New Roman" size="10"&gt;[13]&lt;/style&gt;&lt;/DisplayText&gt;&lt;record&gt;&lt;rec-number&gt;1818&lt;/rec-number&gt;&lt;foreign-keys&gt;&lt;key app="EN" db-id="fxxw2zfrispf9ceaaeyve9enre92vx5pf9pw" timestamp="1692547166"&gt;1818&lt;/key&gt;&lt;/foreign-keys&gt;&lt;ref-type name="Journal Article"&gt;17&lt;/ref-type&gt;&lt;contributors&gt;&lt;authors&gt;&lt;author&gt;Hadeel, A.&lt;/author&gt;&lt;author&gt;Jabbar, Mushtak&lt;/author&gt;&lt;author&gt;Chen, Xiaoling&lt;/author&gt;&lt;/authors&gt;&lt;/contributors&gt;&lt;titles&gt;&lt;title&gt;Application of remote sensing and GIS to the study of land use/cover change and urbanization expansion in Basrah province, southern Iraq&lt;/title&gt;&lt;secondary-title&gt;Geo-spatial Information Science&lt;/secondary-title&gt;&lt;/titles&gt;&lt;periodical&gt;&lt;full-title&gt;Geo-spatial Information Science&lt;/full-title&gt;&lt;/periodical&gt;&lt;pages&gt;135-141&lt;/pages&gt;&lt;volume&gt;12&lt;/volume&gt;&lt;number&gt;2&lt;/number&gt;&lt;dates&gt;&lt;year&gt;2009&lt;/year&gt;&lt;pub-dates&gt;&lt;date&gt;2009/01/01&lt;/date&gt;&lt;/pub-dates&gt;&lt;/dates&gt;&lt;publisher&gt;Taylor &amp;amp; Francis&lt;/publisher&gt;&lt;isbn&gt;1009-5020&lt;/isbn&gt;&lt;urls&gt;&lt;related-urls&gt;&lt;url&gt;https://doi.org/10.1007/s11806-009-0244-7&lt;/url&gt;&lt;/related-urls&gt;&lt;/urls&gt;&lt;electronic-resource-num&gt;10.1007/s11806-009-0244-7&lt;/electronic-resource-num&gt;&lt;language&gt;English&lt;/language&gt;&lt;/record&gt;&lt;/Cite&gt;&lt;/EndNote&gt;</w:instrText>
      </w:r>
      <w:r w:rsidR="001B7865">
        <w:rPr>
          <w:lang w:val="vi-VN"/>
        </w:rPr>
        <w:fldChar w:fldCharType="separate"/>
      </w:r>
      <w:r w:rsidR="006E0EEF" w:rsidRPr="006E0EEF">
        <w:rPr>
          <w:rFonts w:ascii="Times New Roman" w:hAnsi="Times New Roman"/>
          <w:noProof/>
          <w:lang w:val="vi-VN"/>
        </w:rPr>
        <w:t>[13]</w:t>
      </w:r>
      <w:r w:rsidR="001B7865">
        <w:rPr>
          <w:lang w:val="vi-VN"/>
        </w:rPr>
        <w:fldChar w:fldCharType="end"/>
      </w:r>
      <w:r w:rsidR="00EC5B8D">
        <w:rPr>
          <w:lang w:val="vi-VN"/>
        </w:rPr>
        <w:t xml:space="preserve">, </w:t>
      </w:r>
      <w:r w:rsidR="00EC5B8D">
        <w:rPr>
          <w:lang w:val="vi-VN"/>
        </w:rPr>
        <w:fldChar w:fldCharType="begin"/>
      </w:r>
      <w:r w:rsidR="006E0EEF">
        <w:rPr>
          <w:lang w:val="vi-VN"/>
        </w:rPr>
        <w:instrText xml:space="preserve"> ADDIN EN.CITE &lt;EndNote&gt;&lt;Cite&gt;&lt;Author&gt;Sekertekin&lt;/Author&gt;&lt;Year&gt;2018&lt;/Year&gt;&lt;RecNum&gt;1816&lt;/RecNum&gt;&lt;DisplayText&gt;&lt;style font="Times New Roman" size="10"&gt;[14]&lt;/style&gt;&lt;/DisplayText&gt;&lt;record&gt;&lt;rec-number&gt;1816&lt;/rec-number&gt;&lt;foreign-keys&gt;&lt;key app="EN" db-id="fxxw2zfrispf9ceaaeyve9enre92vx5pf9pw" timestamp="1692546854"&gt;1816&lt;/key&gt;&lt;/foreign-keys&gt;&lt;ref-type name="Journal Article"&gt;17&lt;/ref-type&gt;&lt;contributors&gt;&lt;authors&gt;&lt;author&gt;Sekertekin, Aliihsan&lt;/author&gt;&lt;author&gt;Abdikan, Saygin&lt;/author&gt;&lt;author&gt;Marangoz, Aycan Murat&lt;/author&gt;&lt;/authors&gt;&lt;/contributors&gt;&lt;titles&gt;&lt;title&gt;The acquisition of impervious surface area from LANDSAT 8 satellite sensor data using urban indices: a comparative analysis&lt;/title&gt;&lt;secondary-title&gt;Environmental Monitoring and Assessment&lt;/secondary-title&gt;&lt;/titles&gt;&lt;periodical&gt;&lt;full-title&gt;Environmental Monitoring and Assessment&lt;/full-title&gt;&lt;/periodical&gt;&lt;pages&gt;381&lt;/pages&gt;&lt;volume&gt;190&lt;/volume&gt;&lt;number&gt;7&lt;/number&gt;&lt;dates&gt;&lt;year&gt;2018&lt;/year&gt;&lt;pub-dates&gt;&lt;date&gt;2018/06/07&lt;/date&gt;&lt;/pub-dates&gt;&lt;/dates&gt;&lt;isbn&gt;1573-2959&lt;/isbn&gt;&lt;urls&gt;&lt;related-urls&gt;&lt;url&gt;https://doi.org/10.1007/s10661-018-6767-3&lt;/url&gt;&lt;/related-urls&gt;&lt;/urls&gt;&lt;electronic-resource-num&gt;10.1007/s10661-018-6767-3&lt;/electronic-resource-num&gt;&lt;language&gt;English&lt;/language&gt;&lt;/record&gt;&lt;/Cite&gt;&lt;/EndNote&gt;</w:instrText>
      </w:r>
      <w:r w:rsidR="00EC5B8D">
        <w:rPr>
          <w:lang w:val="vi-VN"/>
        </w:rPr>
        <w:fldChar w:fldCharType="separate"/>
      </w:r>
      <w:r w:rsidR="006E0EEF" w:rsidRPr="006E0EEF">
        <w:rPr>
          <w:rFonts w:ascii="Times New Roman" w:hAnsi="Times New Roman"/>
          <w:noProof/>
          <w:lang w:val="vi-VN"/>
        </w:rPr>
        <w:t>[14]</w:t>
      </w:r>
      <w:r w:rsidR="00EC5B8D">
        <w:rPr>
          <w:lang w:val="vi-VN"/>
        </w:rPr>
        <w:fldChar w:fldCharType="end"/>
      </w:r>
      <w:r w:rsidR="00EC5B8D">
        <w:rPr>
          <w:lang w:val="vi-VN"/>
        </w:rPr>
        <w:t xml:space="preserve">, </w:t>
      </w:r>
      <w:r w:rsidR="00EC5B8D">
        <w:rPr>
          <w:lang w:val="vi-VN"/>
        </w:rPr>
        <w:fldChar w:fldCharType="begin"/>
      </w:r>
      <w:r w:rsidR="006E0EEF">
        <w:rPr>
          <w:lang w:val="vi-VN"/>
        </w:rPr>
        <w:instrText xml:space="preserve"> ADDIN EN.CITE &lt;EndNote&gt;&lt;Cite&gt;&lt;Author&gt;Jothimani&lt;/Author&gt;&lt;Year&gt;2022&lt;/Year&gt;&lt;RecNum&gt;1820&lt;/RecNum&gt;&lt;DisplayText&gt;&lt;style font="Times New Roman" size="10"&gt;[15]&lt;/style&gt;&lt;/DisplayText&gt;&lt;record&gt;&lt;rec-number&gt;1820&lt;/rec-number&gt;&lt;foreign-keys&gt;&lt;key app="EN" db-id="fxxw2zfrispf9ceaaeyve9enre92vx5pf9pw" timestamp="1692547890"&gt;1820&lt;/key&gt;&lt;/foreign-keys&gt;&lt;ref-type name="Journal Article"&gt;17&lt;/ref-type&gt;&lt;contributors&gt;&lt;authors&gt;&lt;author&gt;Jothimani, Muralitharan&lt;/author&gt;&lt;author&gt;Gunalan, Jagadeshan&lt;/author&gt;&lt;author&gt;Duraisamy, Radhakrishnan&lt;/author&gt;&lt;author&gt;Abebe, Abel&lt;/author&gt;&lt;/authors&gt;&lt;/contributors&gt;&lt;titles&gt;&lt;title&gt;Study the land use/land cover, NDVI, and NdBI dynamics of Addis Ababa city, Ethiopia, by using satellite image processing techniques&lt;/title&gt;&lt;secondary-title&gt;AIP Conference Proceedings&lt;/secondary-title&gt;&lt;/titles&gt;&lt;periodical&gt;&lt;full-title&gt;AIP Conference Proceedings&lt;/full-title&gt;&lt;/periodical&gt;&lt;volume&gt;2451&lt;/volume&gt;&lt;number&gt;1&lt;/number&gt;&lt;dates&gt;&lt;year&gt;2022&lt;/year&gt;&lt;/dates&gt;&lt;isbn&gt;0094-243X&lt;/isbn&gt;&lt;urls&gt;&lt;related-urls&gt;&lt;url&gt;https://doi.org/10.1063/5.0095199&lt;/url&gt;&lt;/related-urls&gt;&lt;/urls&gt;&lt;custom1&gt;020072 %J AIP Conference Proceedings&lt;/custom1&gt;&lt;electronic-resource-num&gt;10.1063/5.0095199&lt;/electronic-resource-num&gt;&lt;language&gt;English&lt;/language&gt;&lt;access-date&gt;8/20/2023&lt;/access-date&gt;&lt;/record&gt;&lt;/Cite&gt;&lt;/EndNote&gt;</w:instrText>
      </w:r>
      <w:r w:rsidR="00EC5B8D">
        <w:rPr>
          <w:lang w:val="vi-VN"/>
        </w:rPr>
        <w:fldChar w:fldCharType="separate"/>
      </w:r>
      <w:r w:rsidR="006E0EEF" w:rsidRPr="006E0EEF">
        <w:rPr>
          <w:rFonts w:ascii="Times New Roman" w:hAnsi="Times New Roman"/>
          <w:noProof/>
          <w:lang w:val="vi-VN"/>
        </w:rPr>
        <w:t>[15]</w:t>
      </w:r>
      <w:r w:rsidR="00EC5B8D">
        <w:rPr>
          <w:lang w:val="vi-VN"/>
        </w:rPr>
        <w:fldChar w:fldCharType="end"/>
      </w:r>
      <w:r w:rsidR="00EC5B8D">
        <w:rPr>
          <w:lang w:val="vi-VN"/>
        </w:rPr>
        <w:t>.</w:t>
      </w:r>
    </w:p>
    <w:p w14:paraId="64F92F3B" w14:textId="77777777" w:rsidR="00450D46" w:rsidRPr="00EB09C2" w:rsidRDefault="00450D46" w:rsidP="00D82A83">
      <w:pPr>
        <w:rPr>
          <w:lang w:val="nl-NL"/>
        </w:rPr>
      </w:pPr>
    </w:p>
    <w:p w14:paraId="6492E0F9" w14:textId="2B2E48A2" w:rsidR="007A153C" w:rsidRPr="00CE086C" w:rsidRDefault="00F85A9B" w:rsidP="005856D7">
      <w:pPr>
        <w:rPr>
          <w:lang w:val="vi-VN"/>
        </w:rPr>
      </w:pPr>
      <w:r w:rsidRPr="00EB09C2">
        <w:rPr>
          <w:lang w:val="nl-NL"/>
        </w:rPr>
        <w:t>Boser</w:t>
      </w:r>
      <w:r w:rsidR="00E44E1C" w:rsidRPr="00EB09C2">
        <w:rPr>
          <w:lang w:val="nl-NL"/>
        </w:rPr>
        <w:t xml:space="preserve"> et al. </w:t>
      </w:r>
      <w:r w:rsidR="00E44E1C" w:rsidRPr="00F1446B">
        <w:rPr>
          <w:lang w:val="nl-NL"/>
        </w:rPr>
        <w:t xml:space="preserve">(1992) </w:t>
      </w:r>
      <w:r w:rsidR="00E44E1C">
        <w:fldChar w:fldCharType="begin"/>
      </w:r>
      <w:r w:rsidR="00E44E1C" w:rsidRPr="00F1446B">
        <w:rPr>
          <w:lang w:val="nl-NL"/>
        </w:rPr>
        <w:instrText xml:space="preserve"> ADDIN EN.CITE &lt;EndNote&gt;&lt;Cite&gt;&lt;Author&gt;Boser&lt;/Author&gt;&lt;Year&gt;1992&lt;/Year&gt;&lt;RecNum&gt;1899&lt;/RecNum&gt;&lt;DisplayText&gt;&lt;style font="Times New Roman" size="10"&gt;[16]&lt;/style&gt;&lt;/DisplayText&gt;&lt;record&gt;&lt;rec-number&gt;1899&lt;/rec-number&gt;&lt;foreign-keys&gt;&lt;key app="EN" db-id="fxxw2zfrispf9ceaaeyve9enre92vx5pf9pw" timestamp="1695610402"&gt;1899&lt;/key&gt;&lt;/foreign-keys&gt;&lt;ref-type name="Conference Proceedings"&gt;10&lt;/ref-type&gt;&lt;contributors&gt;&lt;authors&gt;&lt;author&gt;Boser, Bernhard E&lt;/author&gt;&lt;author&gt;Guyon, Isabelle M&lt;/author&gt;&lt;author&gt;Vapnik, Vladimir N&lt;/author&gt;&lt;/authors&gt;&lt;/contributors&gt;&lt;titles&gt;&lt;title&gt;A training algorithm for optimal margin classifiers&lt;/title&gt;&lt;secondary-title&gt;Proceedings of the fifth annual workshop on Computational learning theory&lt;/secondary-title&gt;&lt;/titles&gt;&lt;pages&gt;144-152&lt;/pages&gt;&lt;dates&gt;&lt;year&gt;1992&lt;/year&gt;&lt;/dates&gt;&lt;urls&gt;&lt;/urls&gt;&lt;language&gt;English&lt;/language&gt;&lt;/record&gt;&lt;/Cite&gt;&lt;/EndNote&gt;</w:instrText>
      </w:r>
      <w:r w:rsidR="00E44E1C">
        <w:fldChar w:fldCharType="separate"/>
      </w:r>
      <w:r w:rsidR="00E44E1C" w:rsidRPr="00F1446B">
        <w:rPr>
          <w:rFonts w:ascii="Times New Roman" w:hAnsi="Times New Roman"/>
          <w:noProof/>
          <w:lang w:val="nl-NL"/>
        </w:rPr>
        <w:t>[16]</w:t>
      </w:r>
      <w:r w:rsidR="00E44E1C">
        <w:fldChar w:fldCharType="end"/>
      </w:r>
      <w:r w:rsidRPr="00F1446B">
        <w:rPr>
          <w:lang w:val="nl-NL"/>
        </w:rPr>
        <w:t xml:space="preserve"> used the SVM algorithm to solve classification problems</w:t>
      </w:r>
      <w:r w:rsidR="001440DF" w:rsidRPr="00F1446B">
        <w:rPr>
          <w:lang w:val="nl-NL"/>
        </w:rPr>
        <w:t>.</w:t>
      </w:r>
      <w:r w:rsidR="00681573" w:rsidRPr="00F1446B">
        <w:rPr>
          <w:lang w:val="nl-NL"/>
        </w:rPr>
        <w:t xml:space="preserve"> </w:t>
      </w:r>
      <w:r w:rsidR="00681573" w:rsidRPr="00CE086C">
        <w:t>This algorithm has</w:t>
      </w:r>
      <w:r w:rsidR="00681573" w:rsidRPr="00CE086C">
        <w:rPr>
          <w:lang w:val="vi-VN"/>
        </w:rPr>
        <w:t xml:space="preserve"> since</w:t>
      </w:r>
      <w:r w:rsidR="00681573" w:rsidRPr="00CE086C">
        <w:t xml:space="preserve"> been implemented and applied in various fields, with one of its highly effective applications being the classification of surface cover from satellite image data </w:t>
      </w:r>
      <w:r w:rsidR="00681573" w:rsidRPr="00CE086C">
        <w:rPr>
          <w:lang w:val="vi-VN"/>
        </w:rPr>
        <w:fldChar w:fldCharType="begin"/>
      </w:r>
      <w:r w:rsidR="006E0EEF">
        <w:rPr>
          <w:lang w:val="vi-VN"/>
        </w:rPr>
        <w:instrText xml:space="preserve"> ADDIN EN.CITE &lt;EndNote&gt;&lt;Cite&gt;&lt;Author&gt;Huang&lt;/Author&gt;&lt;Year&gt;2002&lt;/Year&gt;&lt;RecNum&gt;1834&lt;/RecNum&gt;&lt;DisplayText&gt;&lt;style font="Times New Roman" size="10"&gt;[17]&lt;/style&gt;&lt;/DisplayText&gt;&lt;record&gt;&lt;rec-number&gt;1834&lt;/rec-number&gt;&lt;foreign-keys&gt;&lt;key app="EN" db-id="fxxw2zfrispf9ceaaeyve9enre92vx5pf9pw" timestamp="1692804523"&gt;1834&lt;/key&gt;&lt;/foreign-keys&gt;&lt;ref-type name="Journal Article"&gt;17&lt;/ref-type&gt;&lt;contributors&gt;&lt;authors&gt;&lt;author&gt;Huang, Chengquan&lt;/author&gt;&lt;author&gt;Davis, LS&lt;/author&gt;&lt;author&gt;Townshend, JRG %J International Journal of remote sensing&lt;/author&gt;&lt;/authors&gt;&lt;/contributors&gt;&lt;titles&gt;&lt;title&gt;An assessment of support vector machines for land cover classification&lt;/title&gt;&lt;secondary-title&gt;International Journal of remote sensing&lt;/secondary-title&gt;&lt;/titles&gt;&lt;periodical&gt;&lt;full-title&gt;International Journal of Remote Sensing&lt;/full-title&gt;&lt;/periodical&gt;&lt;pages&gt;725-749&lt;/pages&gt;&lt;volume&gt;23&lt;/volume&gt;&lt;number&gt;4&lt;/number&gt;&lt;dates&gt;&lt;year&gt;2002&lt;/year&gt;&lt;/dates&gt;&lt;isbn&gt;0143-1161&lt;/isbn&gt;&lt;urls&gt;&lt;/urls&gt;&lt;language&gt;English&lt;/language&gt;&lt;/record&gt;&lt;/Cite&gt;&lt;/EndNote&gt;</w:instrText>
      </w:r>
      <w:r w:rsidR="00681573" w:rsidRPr="00CE086C">
        <w:rPr>
          <w:lang w:val="vi-VN"/>
        </w:rPr>
        <w:fldChar w:fldCharType="separate"/>
      </w:r>
      <w:r w:rsidR="006E0EEF" w:rsidRPr="006E0EEF">
        <w:rPr>
          <w:rFonts w:ascii="Times New Roman" w:hAnsi="Times New Roman"/>
          <w:noProof/>
          <w:lang w:val="vi-VN"/>
        </w:rPr>
        <w:t>[17]</w:t>
      </w:r>
      <w:r w:rsidR="00681573" w:rsidRPr="00CE086C">
        <w:rPr>
          <w:lang w:val="vi-VN"/>
        </w:rPr>
        <w:fldChar w:fldCharType="end"/>
      </w:r>
      <w:r w:rsidR="00EB3D14">
        <w:rPr>
          <w:lang w:val="vi-VN"/>
        </w:rPr>
        <w:t xml:space="preserve">, </w:t>
      </w:r>
      <w:r w:rsidR="00EB3D14" w:rsidRPr="00CE086C">
        <w:rPr>
          <w:lang w:val="vi-VN"/>
        </w:rPr>
        <w:fldChar w:fldCharType="begin"/>
      </w:r>
      <w:r w:rsidR="006E0EEF">
        <w:rPr>
          <w:lang w:val="vi-VN"/>
        </w:rPr>
        <w:instrText xml:space="preserve"> ADDIN EN.CITE &lt;EndNote&gt;&lt;Cite&gt;&lt;Author&gt;Ma&lt;/Author&gt;&lt;Year&gt;2019&lt;/Year&gt;&lt;RecNum&gt;1832&lt;/RecNum&gt;&lt;DisplayText&gt;&lt;style font="Times New Roman" size="10"&gt;[18]&lt;/style&gt;&lt;/DisplayText&gt;&lt;record&gt;&lt;rec-number&gt;1832&lt;/rec-number&gt;&lt;foreign-keys&gt;&lt;key app="EN" db-id="fxxw2zfrispf9ceaaeyve9enre92vx5pf9pw" timestamp="1692804430"&gt;1832&lt;/key&gt;&lt;/foreign-keys&gt;&lt;ref-type name="Journal Article"&gt;17&lt;/ref-type&gt;&lt;contributors&gt;&lt;authors&gt;&lt;author&gt;Ma, Lei&lt;/author&gt;&lt;author&gt;Liu, Yu&lt;/author&gt;&lt;author&gt;Zhang, Xueliang&lt;/author&gt;&lt;author&gt;Ye, Yuanxin&lt;/author&gt;&lt;author&gt;Yin, Gaofei&lt;/author&gt;&lt;author&gt;Johnson, Brian Alan %J ISPRS journal of photogrammetry&lt;/author&gt;&lt;author&gt;remote sensing&lt;/author&gt;&lt;/authors&gt;&lt;/contributors&gt;&lt;titles&gt;&lt;title&gt;Deep learning in remote sensing applications: A meta-analysis and review&lt;/title&gt;&lt;secondary-title&gt;ISPRS journal of photogrammetry and remote sensing&lt;/secondary-title&gt;&lt;/titles&gt;&lt;periodical&gt;&lt;full-title&gt;ISPRS Journal of Photogrammetry and Remote Sensing&lt;/full-title&gt;&lt;/periodical&gt;&lt;pages&gt;166-177&lt;/pages&gt;&lt;volume&gt;152&lt;/volume&gt;&lt;dates&gt;&lt;year&gt;2019&lt;/year&gt;&lt;/dates&gt;&lt;isbn&gt;0924-2716&lt;/isbn&gt;&lt;urls&gt;&lt;/urls&gt;&lt;language&gt;English&lt;/language&gt;&lt;/record&gt;&lt;/Cite&gt;&lt;/EndNote&gt;</w:instrText>
      </w:r>
      <w:r w:rsidR="00EB3D14" w:rsidRPr="00CE086C">
        <w:rPr>
          <w:lang w:val="vi-VN"/>
        </w:rPr>
        <w:fldChar w:fldCharType="separate"/>
      </w:r>
      <w:r w:rsidR="006E0EEF" w:rsidRPr="006E0EEF">
        <w:rPr>
          <w:rFonts w:ascii="Times New Roman" w:hAnsi="Times New Roman"/>
          <w:noProof/>
          <w:lang w:val="vi-VN"/>
        </w:rPr>
        <w:t>[18]</w:t>
      </w:r>
      <w:r w:rsidR="00EB3D14" w:rsidRPr="00CE086C">
        <w:rPr>
          <w:lang w:val="vi-VN"/>
        </w:rPr>
        <w:fldChar w:fldCharType="end"/>
      </w:r>
      <w:r w:rsidR="00681573" w:rsidRPr="00CE086C">
        <w:rPr>
          <w:lang w:val="vi-VN"/>
        </w:rPr>
        <w:t>.</w:t>
      </w:r>
      <w:r w:rsidR="00681573" w:rsidRPr="00CE086C">
        <w:t xml:space="preserve"> </w:t>
      </w:r>
      <w:r w:rsidR="00E44E1C">
        <w:t>Moreover, n</w:t>
      </w:r>
      <w:r w:rsidR="008049CB" w:rsidRPr="00CE086C">
        <w:t xml:space="preserve">umerous algorithms have been </w:t>
      </w:r>
      <w:r w:rsidR="00FD67C0" w:rsidRPr="00CE086C">
        <w:t xml:space="preserve">effectively applied in classifying </w:t>
      </w:r>
      <w:r w:rsidR="007F5DB4" w:rsidRPr="00CE086C">
        <w:t>land</w:t>
      </w:r>
      <w:r w:rsidR="007F5DB4" w:rsidRPr="00CE086C">
        <w:rPr>
          <w:lang w:val="vi-VN"/>
        </w:rPr>
        <w:t xml:space="preserve"> </w:t>
      </w:r>
      <w:r w:rsidR="00FD67C0" w:rsidRPr="00CE086C">
        <w:t xml:space="preserve">cover from satellite images, such as the Minimum Distance Classifier (MDC), </w:t>
      </w:r>
      <w:r w:rsidR="00AA1F5F" w:rsidRPr="00CE086C">
        <w:t>Maximum Likelihood Classifier (MLC),</w:t>
      </w:r>
      <w:r w:rsidR="00AA1F5F">
        <w:t xml:space="preserve"> </w:t>
      </w:r>
      <w:r w:rsidR="00FD67C0" w:rsidRPr="00CE086C">
        <w:t xml:space="preserve">K-Nearest Neighbor (KNN), </w:t>
      </w:r>
      <w:r w:rsidR="00AA1F5F" w:rsidRPr="00CE086C">
        <w:t>Classification and Regression Tree (CART)</w:t>
      </w:r>
      <w:r w:rsidR="00AA1F5F">
        <w:t xml:space="preserve">, </w:t>
      </w:r>
      <w:r w:rsidR="00FD67C0" w:rsidRPr="00CE086C">
        <w:t>Support Vector Machine (SVM), and Random Forest (RF)</w:t>
      </w:r>
      <w:r w:rsidR="00E44E1C">
        <w:t>. Particularly</w:t>
      </w:r>
      <w:r w:rsidR="00FD67C0" w:rsidRPr="00CE086C">
        <w:t xml:space="preserve">, CART, RF, and SVM algorithms have been extensively used in machine learning for </w:t>
      </w:r>
      <w:r w:rsidR="007F5DB4" w:rsidRPr="00CE086C">
        <w:t>near</w:t>
      </w:r>
      <w:r w:rsidR="007F5DB4" w:rsidRPr="00CE086C">
        <w:rPr>
          <w:lang w:val="vi-VN"/>
        </w:rPr>
        <w:t xml:space="preserve"> </w:t>
      </w:r>
      <w:r w:rsidR="00FD67C0" w:rsidRPr="00CE086C">
        <w:t xml:space="preserve">real-time satellite image database exploration on the Google Earth Engine (GEE) platform. </w:t>
      </w:r>
      <w:r w:rsidR="00E44E1C">
        <w:t>Recently</w:t>
      </w:r>
      <w:r w:rsidR="00FD67C0" w:rsidRPr="00CE086C">
        <w:t>,</w:t>
      </w:r>
      <w:r w:rsidR="00E44E1C">
        <w:t xml:space="preserve"> </w:t>
      </w:r>
      <w:r w:rsidR="00FD67C0" w:rsidRPr="00CE086C">
        <w:t>research</w:t>
      </w:r>
      <w:r w:rsidR="00E44E1C">
        <w:t>ers</w:t>
      </w:r>
      <w:r w:rsidR="00FD67C0" w:rsidRPr="00CE086C">
        <w:t xml:space="preserve"> </w:t>
      </w:r>
      <w:r w:rsidR="00E44E1C" w:rsidRPr="00CE086C">
        <w:t>ha</w:t>
      </w:r>
      <w:r w:rsidR="00E44E1C">
        <w:t>ve</w:t>
      </w:r>
      <w:r w:rsidR="00E44E1C" w:rsidRPr="00CE086C">
        <w:t xml:space="preserve"> </w:t>
      </w:r>
      <w:r w:rsidR="00E44E1C">
        <w:lastRenderedPageBreak/>
        <w:t>globally</w:t>
      </w:r>
      <w:r w:rsidR="00E44E1C" w:rsidRPr="00CE086C">
        <w:t xml:space="preserve"> </w:t>
      </w:r>
      <w:r w:rsidR="00FD67C0" w:rsidRPr="00CE086C">
        <w:t xml:space="preserve">demonstrated the effectiveness of exploiting SVM, CART, or RF algorithms and </w:t>
      </w:r>
      <w:r w:rsidR="00E44E1C">
        <w:t>have</w:t>
      </w:r>
      <w:r w:rsidR="00E44E1C" w:rsidRPr="00CE086C">
        <w:t xml:space="preserve"> </w:t>
      </w:r>
      <w:r w:rsidR="008049CB" w:rsidRPr="00CE086C">
        <w:t>evaluated</w:t>
      </w:r>
      <w:r w:rsidR="00FD67C0" w:rsidRPr="00CE086C">
        <w:t xml:space="preserve"> the reliability of each of the aforementioned algorithms in the application of </w:t>
      </w:r>
      <w:r w:rsidR="0010055E" w:rsidRPr="00CE086C">
        <w:t>land</w:t>
      </w:r>
      <w:r w:rsidR="00FD67C0" w:rsidRPr="00CE086C">
        <w:t xml:space="preserve"> cover classification from satellite images</w:t>
      </w:r>
      <w:r w:rsidR="00FD67C0" w:rsidRPr="00CE086C">
        <w:rPr>
          <w:lang w:val="vi-VN"/>
        </w:rPr>
        <w:t xml:space="preserve"> </w:t>
      </w:r>
      <w:r w:rsidR="00FD67C0" w:rsidRPr="00CE086C">
        <w:rPr>
          <w:lang w:val="vi-VN"/>
        </w:rPr>
        <w:fldChar w:fldCharType="begin">
          <w:fldData xml:space="preserve">PEVuZE5vdGU+PENpdGU+PEF1dGhvcj7EkOG7lyBUaOG7iyBOZ+G7jWM8L0F1dGhvcj48WWVhcj4z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</w:fldData>
        </w:fldChar>
      </w:r>
      <w:r w:rsidR="006E0EEF">
        <w:rPr>
          <w:lang w:val="vi-VN"/>
        </w:rPr>
        <w:instrText xml:space="preserve"> ADDIN EN.CITE </w:instrText>
      </w:r>
      <w:r w:rsidR="006E0EEF">
        <w:rPr>
          <w:lang w:val="vi-VN"/>
        </w:rPr>
        <w:fldChar w:fldCharType="begin">
          <w:fldData xml:space="preserve">PEVuZE5vdGU+PENpdGU+PEF1dGhvcj7EkOG7lyBUaOG7iyBOZ+G7jWM8L0F1dGhvcj48WWVhcj4z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</w:fldData>
        </w:fldChar>
      </w:r>
      <w:r w:rsidR="006E0EEF">
        <w:rPr>
          <w:lang w:val="vi-VN"/>
        </w:rPr>
        <w:instrText xml:space="preserve"> ADDIN EN.CITE.DATA </w:instrText>
      </w:r>
      <w:r w:rsidR="006E0EEF">
        <w:rPr>
          <w:lang w:val="vi-VN"/>
        </w:rPr>
      </w:r>
      <w:r w:rsidR="006E0EEF">
        <w:rPr>
          <w:lang w:val="vi-VN"/>
        </w:rPr>
        <w:fldChar w:fldCharType="end"/>
      </w:r>
      <w:r w:rsidR="00FD67C0" w:rsidRPr="00CE086C">
        <w:rPr>
          <w:lang w:val="vi-VN"/>
        </w:rPr>
      </w:r>
      <w:r w:rsidR="00FD67C0" w:rsidRPr="00CE086C">
        <w:rPr>
          <w:lang w:val="vi-VN"/>
        </w:rPr>
        <w:fldChar w:fldCharType="separate"/>
      </w:r>
      <w:r w:rsidR="006E0EEF" w:rsidRPr="006E0EEF">
        <w:rPr>
          <w:rFonts w:ascii="Times New Roman" w:hAnsi="Times New Roman"/>
          <w:noProof/>
          <w:lang w:val="vi-VN"/>
        </w:rPr>
        <w:t>[19]</w:t>
      </w:r>
      <w:r w:rsidR="00FD67C0" w:rsidRPr="00CE086C">
        <w:fldChar w:fldCharType="end"/>
      </w:r>
      <w:r w:rsidR="00EB3D14">
        <w:rPr>
          <w:lang w:val="vi-VN"/>
        </w:rPr>
        <w:t xml:space="preserve">, </w:t>
      </w:r>
      <w:r w:rsidR="00EB3D14" w:rsidRPr="00CE086C">
        <w:rPr>
          <w:lang w:val="vi-VN"/>
        </w:rPr>
        <w:fldChar w:fldCharType="begin"/>
      </w:r>
      <w:r w:rsidR="006E0EEF">
        <w:rPr>
          <w:lang w:val="vi-VN"/>
        </w:rPr>
        <w:instrText xml:space="preserve"> ADDIN EN.CITE &lt;EndNote&gt;&lt;Cite&gt;&lt;Author&gt;Long&lt;/Author&gt;&lt;Year&gt;2019&lt;/Year&gt;&lt;RecNum&gt;1824&lt;/RecNum&gt;&lt;DisplayText&gt;&lt;style font="Times New Roman" size="10"&gt;[20]&lt;/style&gt;&lt;/DisplayText&gt;&lt;record&gt;&lt;rec-number&gt;1824&lt;/rec-number&gt;&lt;foreign-keys&gt;&lt;key app="EN" db-id="fxxw2zfrispf9ceaaeyve9enre92vx5pf9pw" timestamp="1692586862"&gt;1824&lt;/key&gt;&lt;/foreign-keys&gt;&lt;ref-type name="Journal Article"&gt;17&lt;/ref-type&gt;&lt;contributors&gt;&lt;authors&gt;&lt;author&gt;Long, Vũ Hữu&lt;/author&gt;&lt;author&gt;Giang, Nguyễn Vũ&lt;/author&gt;&lt;author&gt;Hoành, Trịnh Phi&lt;/author&gt;&lt;author&gt;Hòa, Phạm Việt %J Tạp chí Khoa học&lt;/author&gt;&lt;/authors&gt;&lt;/contributors&gt;&lt;titles&gt;&lt;title&gt;Ứng dụng công nghệ xử lí ảnh viễn thám trên nền tảng điện toán đám mây (GEE) trong theo dõi biến động đường bờ sông–thí điểm tại sông Cửu Long&lt;/title&gt;&lt;secondary-title&gt;&lt;style face="normal" font="default" size="100%"&gt;T&lt;/style&gt;&lt;style face="normal" font="default" charset="163" size="100%"&gt;ạp ch&lt;/style&gt;&lt;style face="normal" font="default" size="100%"&gt;í Khoa h&lt;/style&gt;&lt;style face="normal" font="default" charset="163" size="100%"&gt;ọc&lt;/style&gt;&lt;/secondary-title&gt;&lt;/titles&gt;&lt;periodical&gt;&lt;full-title&gt;Tạp chí Khoa học&lt;/full-title&gt;&lt;/periodical&gt;&lt;pages&gt;38&lt;/pages&gt;&lt;volume&gt;16&lt;/volume&gt;&lt;number&gt;6&lt;/number&gt;&lt;dates&gt;&lt;year&gt;2019&lt;/year&gt;&lt;/dates&gt;&lt;isbn&gt;2734-9918&lt;/isbn&gt;&lt;urls&gt;&lt;/urls&gt;&lt;language&gt;VIetnamese&lt;/language&gt;&lt;/record&gt;&lt;/Cite&gt;&lt;/EndNote&gt;</w:instrText>
      </w:r>
      <w:r w:rsidR="00EB3D14" w:rsidRPr="00CE086C">
        <w:rPr>
          <w:lang w:val="vi-VN"/>
        </w:rPr>
        <w:fldChar w:fldCharType="separate"/>
      </w:r>
      <w:r w:rsidR="006E0EEF" w:rsidRPr="006E0EEF">
        <w:rPr>
          <w:rFonts w:ascii="Times New Roman" w:hAnsi="Times New Roman"/>
          <w:noProof/>
          <w:lang w:val="vi-VN"/>
        </w:rPr>
        <w:t>[20]</w:t>
      </w:r>
      <w:r w:rsidR="00EB3D14" w:rsidRPr="00CE086C">
        <w:fldChar w:fldCharType="end"/>
      </w:r>
      <w:r w:rsidR="00EB3D14">
        <w:rPr>
          <w:lang w:val="vi-VN"/>
        </w:rPr>
        <w:t xml:space="preserve">, </w:t>
      </w:r>
      <w:r w:rsidR="00EB3D14" w:rsidRPr="00CE086C">
        <w:rPr>
          <w:lang w:val="vi-VN"/>
        </w:rPr>
        <w:fldChar w:fldCharType="begin"/>
      </w:r>
      <w:r w:rsidR="006E0EEF">
        <w:rPr>
          <w:lang w:val="vi-VN"/>
        </w:rPr>
        <w:instrText xml:space="preserve"> ADDIN EN.CITE &lt;EndNote&gt;&lt;Cite&gt;&lt;Author&gt;Nguyen&lt;/Author&gt;&lt;Year&gt;2020&lt;/Year&gt;&lt;RecNum&gt;1822&lt;/RecNum&gt;&lt;DisplayText&gt;&lt;style font="Times New Roman" size="10"&gt;[21]&lt;/style&gt;&lt;/DisplayText&gt;&lt;record&gt;&lt;rec-number&gt;1822&lt;/rec-number&gt;&lt;foreign-keys&gt;&lt;key app="EN" db-id="fxxw2zfrispf9ceaaeyve9enre92vx5pf9pw" timestamp="1692586716"&gt;1822&lt;/key&gt;&lt;/foreign-keys&gt;&lt;ref-type name="Journal Article"&gt;17&lt;/ref-type&gt;&lt;contributors&gt;&lt;authors&gt;&lt;author&gt;Nguyen, Luong&lt;/author&gt;&lt;/authors&gt;&lt;/contributors&gt;&lt;titles&gt;&lt;title&gt;Land cover change detection in northwestern Vietnam using Landsat images and Google Earth Engine&lt;/title&gt;&lt;secondary-title&gt;&lt;style face="normal" font="default" size="100%"&gt;Journal&lt;/style&gt;&lt;style face="normal" font="default" charset="163" size="100%"&gt; &lt;/style&gt;&lt;style face="normal" font="default" size="100%"&gt;of&lt;/style&gt;&lt;style face="normal" font="default" charset="163" size="100%"&gt; &lt;/style&gt;&lt;style face="normal" font="default" size="100%"&gt;water and land development&lt;/style&gt;&lt;/secondary-title&gt;&lt;/titles&gt;&lt;periodical&gt;&lt;full-title&gt;JOURNAL OF WATER AND LAND DEVELOPMENT&lt;/full-title&gt;&lt;/periodical&gt;&lt;dates&gt;&lt;year&gt;2020&lt;/year&gt;&lt;/dates&gt;&lt;isbn&gt;1429-7426&lt;/isbn&gt;&lt;urls&gt;&lt;/urls&gt;&lt;language&gt;English&lt;/language&gt;&lt;/record&gt;&lt;/Cite&gt;&lt;/EndNote&gt;</w:instrText>
      </w:r>
      <w:r w:rsidR="00EB3D14" w:rsidRPr="00CE086C">
        <w:rPr>
          <w:lang w:val="vi-VN"/>
        </w:rPr>
        <w:fldChar w:fldCharType="separate"/>
      </w:r>
      <w:r w:rsidR="006E0EEF" w:rsidRPr="006E0EEF">
        <w:rPr>
          <w:rFonts w:ascii="Times New Roman" w:hAnsi="Times New Roman"/>
          <w:noProof/>
          <w:lang w:val="vi-VN"/>
        </w:rPr>
        <w:t>[21]</w:t>
      </w:r>
      <w:r w:rsidR="00EB3D14" w:rsidRPr="00CE086C">
        <w:fldChar w:fldCharType="end"/>
      </w:r>
      <w:r w:rsidR="00EB3D14">
        <w:rPr>
          <w:lang w:val="vi-VN"/>
        </w:rPr>
        <w:t xml:space="preserve">. </w:t>
      </w:r>
      <w:r w:rsidR="00FD67C0" w:rsidRPr="00CE086C">
        <w:t xml:space="preserve">Studies on </w:t>
      </w:r>
      <w:r w:rsidR="0010055E" w:rsidRPr="00CE086C">
        <w:t>land</w:t>
      </w:r>
      <w:r w:rsidR="00FD67C0" w:rsidRPr="00CE086C">
        <w:t xml:space="preserve"> cover classification, as mentioned above, can be used to monitor the expansion of urban areas. </w:t>
      </w:r>
      <w:r w:rsidR="00D41818" w:rsidRPr="00CE086C">
        <w:t xml:space="preserve">However, the utilization of machine learning algorithms for land cover classification from satellite imagery to monitor and detect urban development and expansion in Hanoi </w:t>
      </w:r>
      <w:r w:rsidR="00E44E1C">
        <w:t>(</w:t>
      </w:r>
      <w:r w:rsidR="00D41818" w:rsidRPr="00CE086C">
        <w:t>Vietnam</w:t>
      </w:r>
      <w:r w:rsidR="00E44E1C">
        <w:t>)</w:t>
      </w:r>
      <w:r w:rsidR="00D41818" w:rsidRPr="00CE086C">
        <w:t xml:space="preserve"> has not been reported yet</w:t>
      </w:r>
      <w:r w:rsidR="00FD67C0" w:rsidRPr="00CE086C">
        <w:t>.</w:t>
      </w:r>
      <w:r w:rsidR="00DF4D90" w:rsidRPr="00CE086C">
        <w:t xml:space="preserve"> </w:t>
      </w:r>
      <w:r w:rsidR="006C2728" w:rsidRPr="00CE086C">
        <w:t xml:space="preserve">Previous studies have only focused on quantifying expansion in the area, overlooking variations in the direction of urban expansion from the </w:t>
      </w:r>
      <w:r w:rsidR="00E44E1C" w:rsidRPr="00CE086C">
        <w:t>cent</w:t>
      </w:r>
      <w:r w:rsidR="00E44E1C">
        <w:t>re</w:t>
      </w:r>
      <w:r w:rsidR="00E44E1C" w:rsidRPr="00CE086C">
        <w:rPr>
          <w:lang w:val="vi-VN"/>
        </w:rPr>
        <w:t xml:space="preserve"> </w:t>
      </w:r>
      <w:r w:rsidR="003E4453" w:rsidRPr="00CE086C">
        <w:rPr>
          <w:lang w:val="vi-VN"/>
        </w:rPr>
        <w:fldChar w:fldCharType="begin"/>
      </w:r>
      <w:r w:rsidR="006E0EEF">
        <w:rPr>
          <w:lang w:val="vi-VN"/>
        </w:rPr>
        <w:instrText xml:space="preserve"> ADDIN EN.CITE &lt;EndNote&gt;&lt;Cite&gt;&lt;Author&gt;Tarabalka&lt;/Author&gt;&lt;Year&gt;2010&lt;/Year&gt;&lt;RecNum&gt;1830&lt;/RecNum&gt;&lt;DisplayText&gt;&lt;style font="Times New Roman" size="10"&gt;[22]&lt;/style&gt;&lt;/DisplayText&gt;&lt;record&gt;&lt;rec-number&gt;1830&lt;/rec-number&gt;&lt;foreign-keys&gt;&lt;key app="EN" db-id="fxxw2zfrispf9ceaaeyve9enre92vx5pf9pw" timestamp="1692804068"&gt;1830&lt;/key&gt;&lt;/foreign-keys&gt;&lt;ref-type name="Journal Article"&gt;17&lt;/ref-type&gt;&lt;contributors&gt;&lt;authors&gt;&lt;author&gt;Tarabalka, Yuliya&lt;/author&gt;&lt;author&gt;Fauvel, Mathieu&lt;/author&gt;&lt;author&gt;Chanussot, Jocelyn&lt;/author&gt;&lt;author&gt;Benediktsson, Jón Atli %J IEEE Geoscience&lt;/author&gt;&lt;author&gt;Remote Sensing Letters&lt;/author&gt;&lt;/authors&gt;&lt;/contributors&gt;&lt;titles&gt;&lt;title&gt;SVM-and MRF-based method for accurate classification of hyperspectral images&lt;/title&gt;&lt;secondary-title&gt;IEEE Geoscience and Remote Sensing Letters&lt;/secondary-title&gt;&lt;/titles&gt;&lt;periodical&gt;&lt;full-title&gt;IEEE GEOSCIENCE AND REMOTE SENSING LETTERS&lt;/full-title&gt;&lt;/periodical&gt;&lt;pages&gt;736-740&lt;/pages&gt;&lt;volume&gt;7&lt;/volume&gt;&lt;number&gt;4&lt;/number&gt;&lt;dates&gt;&lt;year&gt;2010&lt;/year&gt;&lt;/dates&gt;&lt;isbn&gt;1545-598X&lt;/isbn&gt;&lt;urls&gt;&lt;/urls&gt;&lt;language&gt;English&lt;/language&gt;&lt;/record&gt;&lt;/Cite&gt;&lt;/EndNote&gt;</w:instrText>
      </w:r>
      <w:r w:rsidR="003E4453" w:rsidRPr="00CE086C">
        <w:rPr>
          <w:lang w:val="vi-VN"/>
        </w:rPr>
        <w:fldChar w:fldCharType="separate"/>
      </w:r>
      <w:r w:rsidR="006E0EEF" w:rsidRPr="006E0EEF">
        <w:rPr>
          <w:rFonts w:ascii="Times New Roman" w:hAnsi="Times New Roman"/>
          <w:noProof/>
          <w:lang w:val="vi-VN"/>
        </w:rPr>
        <w:t>[22]</w:t>
      </w:r>
      <w:r w:rsidR="003E4453" w:rsidRPr="00CE086C">
        <w:rPr>
          <w:lang w:val="vi-VN"/>
        </w:rPr>
        <w:fldChar w:fldCharType="end"/>
      </w:r>
      <w:r w:rsidR="003E4453" w:rsidRPr="00CE086C">
        <w:rPr>
          <w:lang w:val="vi-VN"/>
        </w:rPr>
        <w:t xml:space="preserve">. </w:t>
      </w:r>
      <w:r w:rsidR="001C1309" w:rsidRPr="00CE086C">
        <w:t xml:space="preserve">To enhance effectiveness and supplement findings, this study utilizes the SVM machine learning algorithm for the classification of </w:t>
      </w:r>
      <w:r w:rsidR="00B558D0">
        <w:t>Landsat-8</w:t>
      </w:r>
      <w:r w:rsidR="001C1309" w:rsidRPr="00CE086C">
        <w:t xml:space="preserve"> and </w:t>
      </w:r>
      <w:r w:rsidR="00B558D0">
        <w:t>Sentinel-2</w:t>
      </w:r>
      <w:r w:rsidR="001C1309" w:rsidRPr="00CE086C">
        <w:t xml:space="preserve"> satellite images to monitor area expansion in Hanoi from 2013 to 2023</w:t>
      </w:r>
      <w:r w:rsidR="001C1309" w:rsidRPr="00CE086C">
        <w:rPr>
          <w:lang w:val="vi-VN"/>
        </w:rPr>
        <w:t>.</w:t>
      </w:r>
      <w:r w:rsidR="00A81C2E">
        <w:rPr>
          <w:lang w:val="vi-VN"/>
        </w:rPr>
        <w:t xml:space="preserve"> </w:t>
      </w:r>
      <w:r w:rsidR="00E44E1C">
        <w:t>Therefore</w:t>
      </w:r>
      <w:r w:rsidR="00A81C2E" w:rsidRPr="00A81C2E">
        <w:t xml:space="preserve">, the study also identifies the extended development direction of the urban area of Hanoi </w:t>
      </w:r>
      <w:r w:rsidR="007047A8">
        <w:t>which</w:t>
      </w:r>
      <w:r w:rsidR="007047A8" w:rsidRPr="00A81C2E">
        <w:t xml:space="preserve"> </w:t>
      </w:r>
      <w:r w:rsidR="00A81C2E" w:rsidRPr="00A81C2E">
        <w:t>previous studies have not provided results on.</w:t>
      </w:r>
    </w:p>
    <w:p w14:paraId="71CDA45E" w14:textId="753283DE" w:rsidR="009B1D59" w:rsidRPr="0078156C" w:rsidRDefault="007131A7" w:rsidP="00E66A8E">
      <w:pPr>
        <w:pStyle w:val="heading10"/>
        <w:spacing w:before="360" w:after="240"/>
        <w:rPr>
          <w:lang w:val="vi-VN"/>
        </w:rPr>
      </w:pPr>
      <w:r w:rsidRPr="0078156C">
        <w:rPr>
          <w:lang w:val="vi-VN"/>
        </w:rPr>
        <w:t>2</w:t>
      </w:r>
      <w:r w:rsidR="00C649AA" w:rsidRPr="0078156C">
        <w:rPr>
          <w:lang w:val="vi-VN"/>
        </w:rPr>
        <w:t xml:space="preserve">   </w:t>
      </w:r>
      <w:r w:rsidR="0078156C" w:rsidRPr="0078156C">
        <w:t>M</w:t>
      </w:r>
      <w:r w:rsidR="0078156C" w:rsidRPr="00952F9D">
        <w:t>aterials and Methods</w:t>
      </w:r>
    </w:p>
    <w:p w14:paraId="7927AA46" w14:textId="77777777" w:rsidR="00C649AA" w:rsidRPr="006F4206" w:rsidRDefault="00C649AA" w:rsidP="00C23EB7">
      <w:pPr>
        <w:pStyle w:val="heading20"/>
        <w:spacing w:before="120" w:after="160" w:line="240" w:lineRule="atLeast"/>
        <w:rPr>
          <w:lang w:val="vi-VN"/>
        </w:rPr>
      </w:pPr>
      <w:r w:rsidRPr="006F4206">
        <w:rPr>
          <w:lang w:val="vi-VN"/>
        </w:rPr>
        <w:t>2.1</w:t>
      </w:r>
      <w:r w:rsidR="00B36BF9" w:rsidRPr="006F4206">
        <w:rPr>
          <w:lang w:val="vi-VN"/>
        </w:rPr>
        <w:t xml:space="preserve">  </w:t>
      </w:r>
      <w:r w:rsidRPr="006F4206">
        <w:rPr>
          <w:lang w:val="vi-VN"/>
        </w:rPr>
        <w:t xml:space="preserve"> </w:t>
      </w:r>
      <w:r w:rsidR="001E14DB" w:rsidRPr="006F4206">
        <w:rPr>
          <w:lang w:val="vi-VN"/>
        </w:rPr>
        <w:t>Study</w:t>
      </w:r>
      <w:r w:rsidR="001E14DB">
        <w:rPr>
          <w:lang w:val="vi-VN"/>
        </w:rPr>
        <w:t xml:space="preserve"> area</w:t>
      </w:r>
    </w:p>
    <w:p w14:paraId="01BC30A7" w14:textId="5A8CCF32" w:rsidR="00BD4467" w:rsidRPr="00BD4467" w:rsidRDefault="0078156C" w:rsidP="00467272">
      <w:pPr>
        <w:pStyle w:val="NormalWeb"/>
        <w:shd w:val="clear" w:color="auto" w:fill="FFFFFF"/>
        <w:jc w:val="both"/>
        <w:rPr>
          <w:rFonts w:ascii="Times" w:hAnsi="Times"/>
          <w:sz w:val="20"/>
          <w:szCs w:val="20"/>
          <w:lang w:val="vi-VN"/>
        </w:rPr>
      </w:pPr>
      <w:r w:rsidRPr="0078156C">
        <w:rPr>
          <w:rFonts w:ascii="Times" w:hAnsi="Times"/>
          <w:sz w:val="20"/>
          <w:szCs w:val="20"/>
        </w:rPr>
        <w:t xml:space="preserve">The study area is the </w:t>
      </w:r>
      <w:r w:rsidR="00BD4467" w:rsidRPr="0078156C">
        <w:rPr>
          <w:rFonts w:ascii="Times" w:hAnsi="Times"/>
          <w:sz w:val="20"/>
          <w:szCs w:val="20"/>
        </w:rPr>
        <w:t>Hanoi</w:t>
      </w:r>
      <w:r w:rsidRPr="00952F9D">
        <w:rPr>
          <w:rFonts w:ascii="Times" w:hAnsi="Times"/>
          <w:sz w:val="20"/>
          <w:szCs w:val="20"/>
        </w:rPr>
        <w:t xml:space="preserve"> </w:t>
      </w:r>
      <w:r w:rsidRPr="00880BC6">
        <w:rPr>
          <w:rFonts w:ascii="Times" w:hAnsi="Times"/>
          <w:sz w:val="20"/>
          <w:szCs w:val="20"/>
        </w:rPr>
        <w:t>urban area</w:t>
      </w:r>
      <w:r w:rsidR="00E44E1C">
        <w:rPr>
          <w:rFonts w:ascii="Times" w:hAnsi="Times"/>
          <w:sz w:val="20"/>
          <w:szCs w:val="20"/>
        </w:rPr>
        <w:t>,</w:t>
      </w:r>
      <w:r w:rsidRPr="00880BC6">
        <w:rPr>
          <w:rFonts w:ascii="Times" w:hAnsi="Times"/>
          <w:sz w:val="20"/>
          <w:szCs w:val="20"/>
        </w:rPr>
        <w:t xml:space="preserve"> which</w:t>
      </w:r>
      <w:r w:rsidR="00BD4467" w:rsidRPr="0078156C">
        <w:rPr>
          <w:rFonts w:ascii="Times" w:hAnsi="Times"/>
          <w:sz w:val="20"/>
          <w:szCs w:val="20"/>
        </w:rPr>
        <w:t xml:space="preserve"> is </w:t>
      </w:r>
      <w:r w:rsidR="00BD4467" w:rsidRPr="00BD4467">
        <w:rPr>
          <w:rFonts w:ascii="Times" w:hAnsi="Times"/>
          <w:sz w:val="20"/>
          <w:szCs w:val="20"/>
        </w:rPr>
        <w:t>located between latitude 20°53</w:t>
      </w:r>
      <w:r w:rsidR="00E44E1C">
        <w:rPr>
          <w:rFonts w:ascii="Times" w:hAnsi="Times"/>
          <w:sz w:val="20"/>
          <w:szCs w:val="20"/>
        </w:rPr>
        <w:t>’</w:t>
      </w:r>
      <w:r w:rsidR="00BD4467" w:rsidRPr="00BD4467">
        <w:rPr>
          <w:rFonts w:ascii="Times" w:hAnsi="Times"/>
          <w:sz w:val="20"/>
          <w:szCs w:val="20"/>
        </w:rPr>
        <w:t xml:space="preserve"> to 21°23</w:t>
      </w:r>
      <w:r w:rsidR="00E44E1C">
        <w:rPr>
          <w:rFonts w:ascii="Times" w:hAnsi="Times"/>
          <w:sz w:val="20"/>
          <w:szCs w:val="20"/>
        </w:rPr>
        <w:t>’</w:t>
      </w:r>
      <w:r w:rsidR="00BD4467" w:rsidRPr="00BD4467">
        <w:rPr>
          <w:rFonts w:ascii="Times" w:hAnsi="Times"/>
          <w:sz w:val="20"/>
          <w:szCs w:val="20"/>
        </w:rPr>
        <w:t xml:space="preserve"> North and longitude 105°44</w:t>
      </w:r>
      <w:r w:rsidR="00E44E1C">
        <w:rPr>
          <w:rFonts w:ascii="Times" w:hAnsi="Times"/>
          <w:sz w:val="20"/>
          <w:szCs w:val="20"/>
        </w:rPr>
        <w:t>’</w:t>
      </w:r>
      <w:r w:rsidR="00BD4467" w:rsidRPr="00BD4467">
        <w:rPr>
          <w:rFonts w:ascii="Times" w:hAnsi="Times"/>
          <w:sz w:val="20"/>
          <w:szCs w:val="20"/>
        </w:rPr>
        <w:t xml:space="preserve"> to 106°02</w:t>
      </w:r>
      <w:r w:rsidR="00E44E1C">
        <w:rPr>
          <w:rFonts w:ascii="Times" w:hAnsi="Times"/>
          <w:sz w:val="20"/>
          <w:szCs w:val="20"/>
        </w:rPr>
        <w:t>’</w:t>
      </w:r>
      <w:r w:rsidR="00BD4467" w:rsidRPr="00BD4467">
        <w:rPr>
          <w:rFonts w:ascii="Times" w:hAnsi="Times"/>
          <w:sz w:val="20"/>
          <w:szCs w:val="20"/>
        </w:rPr>
        <w:t xml:space="preserve"> </w:t>
      </w:r>
      <w:r w:rsidR="00AA17E1">
        <w:rPr>
          <w:rFonts w:ascii="Times" w:hAnsi="Times"/>
          <w:sz w:val="20"/>
          <w:szCs w:val="20"/>
        </w:rPr>
        <w:t>East</w:t>
      </w:r>
      <w:r w:rsidR="00AA17E1">
        <w:rPr>
          <w:rFonts w:ascii="Times" w:hAnsi="Times"/>
          <w:sz w:val="20"/>
          <w:szCs w:val="20"/>
          <w:lang w:val="vi-VN"/>
        </w:rPr>
        <w:t>. It</w:t>
      </w:r>
      <w:r w:rsidR="00BD4467" w:rsidRPr="00BD4467">
        <w:rPr>
          <w:rFonts w:ascii="Times" w:hAnsi="Times"/>
          <w:sz w:val="20"/>
          <w:szCs w:val="20"/>
        </w:rPr>
        <w:t xml:space="preserve"> cover</w:t>
      </w:r>
      <w:r w:rsidR="007047A8">
        <w:rPr>
          <w:rFonts w:ascii="Times" w:hAnsi="Times"/>
          <w:sz w:val="20"/>
          <w:szCs w:val="20"/>
        </w:rPr>
        <w:t>s</w:t>
      </w:r>
      <w:r w:rsidR="00BD4467" w:rsidRPr="00BD4467">
        <w:rPr>
          <w:rFonts w:ascii="Times" w:hAnsi="Times"/>
          <w:sz w:val="20"/>
          <w:szCs w:val="20"/>
        </w:rPr>
        <w:t xml:space="preserve"> a natural area of approximately 33</w:t>
      </w:r>
      <w:r w:rsidR="00E44E1C">
        <w:rPr>
          <w:rFonts w:ascii="Times" w:hAnsi="Times"/>
          <w:sz w:val="20"/>
          <w:szCs w:val="20"/>
        </w:rPr>
        <w:t xml:space="preserve">5,000 </w:t>
      </w:r>
      <w:r w:rsidR="00BD4467" w:rsidRPr="00BD4467">
        <w:rPr>
          <w:rFonts w:ascii="Times" w:hAnsi="Times"/>
          <w:sz w:val="20"/>
          <w:szCs w:val="20"/>
        </w:rPr>
        <w:t xml:space="preserve">hectares </w:t>
      </w:r>
      <w:r w:rsidR="00AA17E1">
        <w:rPr>
          <w:rFonts w:ascii="Times" w:hAnsi="Times"/>
          <w:sz w:val="20"/>
          <w:szCs w:val="20"/>
        </w:rPr>
        <w:t>and</w:t>
      </w:r>
      <w:r w:rsidR="00AA17E1">
        <w:rPr>
          <w:rFonts w:ascii="Times" w:hAnsi="Times"/>
          <w:sz w:val="20"/>
          <w:szCs w:val="20"/>
          <w:lang w:val="vi-VN"/>
        </w:rPr>
        <w:t xml:space="preserve"> has </w:t>
      </w:r>
      <w:r w:rsidR="00BD4467" w:rsidRPr="00BD4467">
        <w:rPr>
          <w:rFonts w:ascii="Times" w:hAnsi="Times"/>
          <w:sz w:val="20"/>
          <w:szCs w:val="20"/>
        </w:rPr>
        <w:t xml:space="preserve">a population of over </w:t>
      </w:r>
      <w:r w:rsidR="00E44E1C">
        <w:rPr>
          <w:rFonts w:ascii="Times" w:hAnsi="Times"/>
          <w:sz w:val="20"/>
          <w:szCs w:val="20"/>
        </w:rPr>
        <w:t>8</w:t>
      </w:r>
      <w:r w:rsidR="00BD4467" w:rsidRPr="00BD4467">
        <w:rPr>
          <w:rFonts w:ascii="Times" w:hAnsi="Times"/>
          <w:sz w:val="20"/>
          <w:szCs w:val="20"/>
        </w:rPr>
        <w:t xml:space="preserve"> million. </w:t>
      </w:r>
      <w:r w:rsidR="00E308D1" w:rsidRPr="00E308D1">
        <w:rPr>
          <w:rFonts w:ascii="Times" w:hAnsi="Times"/>
          <w:sz w:val="20"/>
          <w:szCs w:val="20"/>
        </w:rPr>
        <w:t xml:space="preserve">The </w:t>
      </w:r>
      <w:r w:rsidR="00E44E1C">
        <w:rPr>
          <w:rFonts w:ascii="Times" w:hAnsi="Times"/>
          <w:sz w:val="20"/>
          <w:szCs w:val="20"/>
        </w:rPr>
        <w:t>study area</w:t>
      </w:r>
      <w:r w:rsidR="00E44E1C" w:rsidRPr="00E308D1">
        <w:rPr>
          <w:rFonts w:ascii="Times" w:hAnsi="Times"/>
          <w:sz w:val="20"/>
          <w:szCs w:val="20"/>
        </w:rPr>
        <w:t xml:space="preserve"> </w:t>
      </w:r>
      <w:r w:rsidR="00E308D1" w:rsidRPr="00E308D1">
        <w:rPr>
          <w:rFonts w:ascii="Times" w:hAnsi="Times"/>
          <w:sz w:val="20"/>
          <w:szCs w:val="20"/>
        </w:rPr>
        <w:t>is divided into 30 administrative units, including districts, counties, and towns, and encompasses 577 communes, wards, and townships</w:t>
      </w:r>
      <w:r w:rsidR="002E142D">
        <w:rPr>
          <w:rFonts w:ascii="Times" w:hAnsi="Times"/>
          <w:sz w:val="20"/>
          <w:szCs w:val="20"/>
        </w:rPr>
        <w:t xml:space="preserve"> </w:t>
      </w:r>
      <w:r w:rsidR="002E142D">
        <w:rPr>
          <w:rFonts w:ascii="Times" w:hAnsi="Times"/>
          <w:sz w:val="20"/>
          <w:szCs w:val="20"/>
        </w:rPr>
        <w:fldChar w:fldCharType="begin"/>
      </w:r>
      <w:r w:rsidR="002E142D">
        <w:rPr>
          <w:rFonts w:ascii="Times" w:hAnsi="Times"/>
          <w:sz w:val="20"/>
          <w:szCs w:val="20"/>
        </w:rPr>
        <w:instrText xml:space="preserve"> ADDIN EN.CITE &lt;EndNote&gt;&lt;Cite&gt;&lt;Author&gt;Thao&lt;/Author&gt;&lt;Year&gt;2021&lt;/Year&gt;&lt;RecNum&gt;2038&lt;/RecNum&gt;&lt;DisplayText&gt;&lt;style font="Times New Roman" size="10"&gt;[23]&lt;/style&gt;&lt;/DisplayText&gt;&lt;record&gt;&lt;rec-number&gt;2038&lt;/rec-number&gt;&lt;foreign-keys&gt;&lt;key app="EN" db-id="fxxw2zfrispf9ceaaeyve9enre92vx5pf9pw" timestamp="1716340012"&gt;2038&lt;/key&gt;&lt;/foreign-keys&gt;&lt;ref-type name="Journal Article"&gt;17&lt;/ref-type&gt;&lt;contributors&gt;&lt;authors&gt;&lt;author&gt;Thao, Dang Thi Thu&lt;/author&gt;&lt;/authors&gt;&lt;/contributors&gt;&lt;titles&gt;&lt;title&gt;Spatial distribution of High-rise Building in Hanoi City Inner&lt;/title&gt;&lt;secondary-title&gt;International Journal Advanced Research Engineering a Technology&lt;/secondary-title&gt;&lt;/titles&gt;&lt;periodical&gt;&lt;full-title&gt;International Journal Advanced Research Engineering a Technology&lt;/full-title&gt;&lt;/periodical&gt;&lt;pages&gt;636-643&lt;/pages&gt;&lt;volume&gt;12&lt;/volume&gt;&lt;number&gt;3&lt;/number&gt;&lt;dates&gt;&lt;year&gt;2021&lt;/year&gt;&lt;/dates&gt;&lt;urls&gt;&lt;/urls&gt;&lt;/record&gt;&lt;/Cite&gt;&lt;/EndNote&gt;</w:instrText>
      </w:r>
      <w:r w:rsidR="002E142D">
        <w:rPr>
          <w:rFonts w:ascii="Times" w:hAnsi="Times"/>
          <w:sz w:val="20"/>
          <w:szCs w:val="20"/>
        </w:rPr>
        <w:fldChar w:fldCharType="separate"/>
      </w:r>
      <w:r w:rsidR="002E142D" w:rsidRPr="002E142D">
        <w:rPr>
          <w:noProof/>
          <w:sz w:val="20"/>
          <w:szCs w:val="20"/>
        </w:rPr>
        <w:t>[23]</w:t>
      </w:r>
      <w:r w:rsidR="002E142D">
        <w:rPr>
          <w:rFonts w:ascii="Times" w:hAnsi="Times"/>
          <w:sz w:val="20"/>
          <w:szCs w:val="20"/>
        </w:rPr>
        <w:fldChar w:fldCharType="end"/>
      </w:r>
      <w:r w:rsidR="00BD4467" w:rsidRPr="006F4206">
        <w:rPr>
          <w:sz w:val="20"/>
          <w:szCs w:val="20"/>
          <w:lang w:val="vi-VN"/>
        </w:rPr>
        <w:t>.</w:t>
      </w:r>
      <w:r w:rsidR="00BD4467" w:rsidRPr="00BD4467">
        <w:rPr>
          <w:rFonts w:ascii="Times" w:hAnsi="Times"/>
          <w:sz w:val="20"/>
          <w:szCs w:val="20"/>
        </w:rPr>
        <w:t xml:space="preserve"> Over the past decade, Hanoi has</w:t>
      </w:r>
      <w:r w:rsidR="00E44E1C">
        <w:rPr>
          <w:rFonts w:ascii="Times" w:hAnsi="Times"/>
          <w:sz w:val="20"/>
          <w:szCs w:val="20"/>
        </w:rPr>
        <w:t xml:space="preserve"> rapidly </w:t>
      </w:r>
      <w:r w:rsidR="00BD4467" w:rsidRPr="00BD4467">
        <w:rPr>
          <w:rFonts w:ascii="Times" w:hAnsi="Times"/>
          <w:sz w:val="20"/>
          <w:szCs w:val="20"/>
        </w:rPr>
        <w:t xml:space="preserve">expanded and developed, </w:t>
      </w:r>
      <w:r w:rsidR="00E308D1">
        <w:rPr>
          <w:rFonts w:ascii="Times" w:hAnsi="Times"/>
          <w:sz w:val="20"/>
          <w:szCs w:val="20"/>
        </w:rPr>
        <w:t>resulting</w:t>
      </w:r>
      <w:r w:rsidR="00BD4467" w:rsidRPr="00BD4467">
        <w:rPr>
          <w:rFonts w:ascii="Times" w:hAnsi="Times"/>
          <w:sz w:val="20"/>
          <w:szCs w:val="20"/>
        </w:rPr>
        <w:t xml:space="preserve"> </w:t>
      </w:r>
      <w:r w:rsidR="00952F9D">
        <w:rPr>
          <w:rFonts w:ascii="Times" w:hAnsi="Times"/>
          <w:sz w:val="20"/>
          <w:szCs w:val="20"/>
        </w:rPr>
        <w:t>in</w:t>
      </w:r>
      <w:r w:rsidR="00BD4467" w:rsidRPr="00BD4467">
        <w:rPr>
          <w:rFonts w:ascii="Times" w:hAnsi="Times"/>
          <w:sz w:val="20"/>
          <w:szCs w:val="20"/>
        </w:rPr>
        <w:t xml:space="preserve"> significant changes in land use and land cover</w:t>
      </w:r>
      <w:r w:rsidR="00E44E1C">
        <w:rPr>
          <w:rFonts w:ascii="Times" w:hAnsi="Times"/>
          <w:sz w:val="20"/>
          <w:szCs w:val="20"/>
        </w:rPr>
        <w:t>,</w:t>
      </w:r>
      <w:r w:rsidR="00BD4467">
        <w:rPr>
          <w:rFonts w:ascii="Times" w:hAnsi="Times"/>
          <w:sz w:val="20"/>
          <w:szCs w:val="20"/>
          <w:lang w:val="vi-VN"/>
        </w:rPr>
        <w:t xml:space="preserve"> </w:t>
      </w:r>
      <w:r w:rsidR="00BD4467" w:rsidRPr="00BD4467">
        <w:rPr>
          <w:rFonts w:ascii="Times" w:hAnsi="Times"/>
          <w:sz w:val="20"/>
          <w:szCs w:val="20"/>
          <w:lang w:val="vi-VN"/>
        </w:rPr>
        <w:t xml:space="preserve">such as </w:t>
      </w:r>
      <w:r w:rsidR="00BD4467">
        <w:rPr>
          <w:rFonts w:ascii="Times" w:hAnsi="Times"/>
          <w:sz w:val="20"/>
          <w:szCs w:val="20"/>
          <w:lang w:val="vi-VN"/>
        </w:rPr>
        <w:t>built-up area</w:t>
      </w:r>
      <w:r w:rsidR="007047A8">
        <w:rPr>
          <w:rFonts w:ascii="Times" w:hAnsi="Times"/>
          <w:sz w:val="20"/>
          <w:szCs w:val="20"/>
          <w:lang w:val="vi-VN"/>
        </w:rPr>
        <w:t>s</w:t>
      </w:r>
      <w:r w:rsidR="00E44E1C">
        <w:rPr>
          <w:rFonts w:ascii="Times" w:hAnsi="Times"/>
          <w:sz w:val="20"/>
          <w:szCs w:val="20"/>
        </w:rPr>
        <w:t>, transportation structures and fewer green layers</w:t>
      </w:r>
      <w:r w:rsidR="00952F9D">
        <w:rPr>
          <w:rFonts w:ascii="Times" w:hAnsi="Times"/>
          <w:sz w:val="20"/>
          <w:szCs w:val="20"/>
        </w:rPr>
        <w:t>.</w:t>
      </w:r>
      <w:r w:rsidR="00BD4467" w:rsidRPr="00BD4467">
        <w:rPr>
          <w:rFonts w:ascii="Times" w:hAnsi="Times"/>
          <w:sz w:val="20"/>
          <w:szCs w:val="20"/>
          <w:lang w:val="vi-VN"/>
        </w:rPr>
        <w:t xml:space="preserve"> </w:t>
      </w:r>
      <w:r w:rsidR="00E44E1C">
        <w:rPr>
          <w:rFonts w:ascii="Times" w:hAnsi="Times"/>
          <w:sz w:val="20"/>
          <w:szCs w:val="20"/>
        </w:rPr>
        <w:t>Particularly</w:t>
      </w:r>
      <w:r w:rsidR="00BD4467" w:rsidRPr="00BD4467">
        <w:rPr>
          <w:rFonts w:ascii="Times" w:hAnsi="Times"/>
          <w:sz w:val="20"/>
          <w:szCs w:val="20"/>
          <w:lang w:val="vi-VN"/>
        </w:rPr>
        <w:t xml:space="preserve">, cover layers such as </w:t>
      </w:r>
      <w:r w:rsidR="00BD4467">
        <w:rPr>
          <w:rFonts w:ascii="Times" w:hAnsi="Times"/>
          <w:sz w:val="20"/>
          <w:szCs w:val="20"/>
          <w:lang w:val="vi-VN"/>
        </w:rPr>
        <w:t>vegetation</w:t>
      </w:r>
      <w:r w:rsidR="00BD4467" w:rsidRPr="00BD4467">
        <w:rPr>
          <w:rFonts w:ascii="Times" w:hAnsi="Times"/>
          <w:sz w:val="20"/>
          <w:szCs w:val="20"/>
          <w:lang w:val="vi-VN"/>
        </w:rPr>
        <w:t xml:space="preserve"> and water</w:t>
      </w:r>
      <w:r w:rsidR="00BD4467">
        <w:rPr>
          <w:rFonts w:ascii="Times" w:hAnsi="Times"/>
          <w:sz w:val="20"/>
          <w:szCs w:val="20"/>
          <w:lang w:val="vi-VN"/>
        </w:rPr>
        <w:t xml:space="preserve"> bodies</w:t>
      </w:r>
      <w:r w:rsidR="00BD4467" w:rsidRPr="00BD4467">
        <w:rPr>
          <w:rFonts w:ascii="Times" w:hAnsi="Times"/>
          <w:sz w:val="20"/>
          <w:szCs w:val="20"/>
          <w:lang w:val="vi-VN"/>
        </w:rPr>
        <w:t xml:space="preserve"> can be significantly reduced.</w:t>
      </w:r>
    </w:p>
    <w:p w14:paraId="2A7B42D0" w14:textId="00C69E96" w:rsidR="006F4206" w:rsidRDefault="00A3321D" w:rsidP="00EB09C2">
      <w:pPr>
        <w:ind w:firstLine="0"/>
        <w:jc w:val="center"/>
      </w:pPr>
      <w:del w:id="12" w:author="Tung Dao" w:date="2024-06-12T14:16:00Z" w16du:dateUtc="2024-06-12T07:16:00Z">
        <w:r w:rsidDel="00271818">
          <w:rPr>
            <w:noProof/>
            <w:lang w:eastAsia="ja-JP"/>
          </w:rPr>
          <w:drawing>
            <wp:inline distT="0" distB="0" distL="0" distR="0" wp14:anchorId="6B52F08A" wp14:editId="4B69C908">
              <wp:extent cx="4068000" cy="2589473"/>
              <wp:effectExtent l="0" t="0" r="0" b="19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9" cstate="print">
                        <a:extLst>
                          <a:ext uri="{28A0092B-C50C-407E-A947-70E740481C1C}">
                            <a14:useLocalDpi xmlns:a14="http://schemas.microsoft.com/office/drawing/2010/main"/>
                          </a:ext>
                        </a:extLst>
                      </a:blip>
                      <a:stretch>
                        <a:fillRect/>
                      </a:stretch>
                    </pic:blipFill>
                    <pic:spPr>
                      <a:xfrm>
                        <a:off x="0" y="0"/>
                        <a:ext cx="4068000" cy="2589473"/>
                      </a:xfrm>
                      <a:prstGeom prst="rect">
                        <a:avLst/>
                      </a:prstGeom>
                    </pic:spPr>
                  </pic:pic>
                </a:graphicData>
              </a:graphic>
            </wp:inline>
          </w:drawing>
        </w:r>
      </w:del>
      <w:ins w:id="13" w:author="Tung Dao" w:date="2024-06-12T14:16:00Z" w16du:dateUtc="2024-06-12T07:16:00Z">
        <w:r w:rsidR="00271818">
          <w:rPr>
            <w:noProof/>
          </w:rPr>
          <w:drawing>
            <wp:inline distT="0" distB="0" distL="0" distR="0" wp14:anchorId="483D409C" wp14:editId="69388E5C">
              <wp:extent cx="4392295" cy="2524760"/>
              <wp:effectExtent l="0" t="0" r="8255" b="8890"/>
              <wp:docPr id="339315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hqprint">
                        <a:extLst>
                          <a:ext uri="{28A0092B-C50C-407E-A947-70E740481C1C}">
                            <a14:useLocalDpi xmlns:a14="http://schemas.microsoft.com/office/drawing/2010/main"/>
                          </a:ext>
                        </a:extLst>
                      </a:blip>
                      <a:srcRect/>
                      <a:stretch>
                        <a:fillRect/>
                      </a:stretch>
                    </pic:blipFill>
                    <pic:spPr bwMode="auto">
                      <a:xfrm>
                        <a:off x="0" y="0"/>
                        <a:ext cx="4392295" cy="2524760"/>
                      </a:xfrm>
                      <a:prstGeom prst="rect">
                        <a:avLst/>
                      </a:prstGeom>
                      <a:noFill/>
                      <a:ln>
                        <a:noFill/>
                      </a:ln>
                    </pic:spPr>
                  </pic:pic>
                </a:graphicData>
              </a:graphic>
            </wp:inline>
          </w:drawing>
        </w:r>
      </w:ins>
    </w:p>
    <w:p w14:paraId="55BEE21B" w14:textId="71C8824C" w:rsidR="00F40B3E" w:rsidRDefault="00D063A9" w:rsidP="00EB09C2">
      <w:pPr>
        <w:pStyle w:val="Caption"/>
        <w:spacing w:before="0"/>
        <w:ind w:firstLine="0"/>
        <w:jc w:val="center"/>
        <w:rPr>
          <w:rFonts w:ascii="Times New Roman" w:hAnsi="Times New Roman"/>
          <w:b w:val="0"/>
          <w:bCs/>
          <w:sz w:val="18"/>
          <w:szCs w:val="18"/>
        </w:rPr>
      </w:pPr>
      <w:r w:rsidRPr="00AD643E">
        <w:rPr>
          <w:sz w:val="18"/>
          <w:szCs w:val="18"/>
        </w:rPr>
        <w:t xml:space="preserve">Fig. </w:t>
      </w:r>
      <w:r w:rsidRPr="00AD643E">
        <w:rPr>
          <w:sz w:val="18"/>
          <w:szCs w:val="18"/>
        </w:rPr>
        <w:fldChar w:fldCharType="begin"/>
      </w:r>
      <w:r w:rsidRPr="00AD643E">
        <w:rPr>
          <w:sz w:val="18"/>
          <w:szCs w:val="18"/>
        </w:rPr>
        <w:instrText xml:space="preserve"> SEQ Fig. \* ARABIC </w:instrText>
      </w:r>
      <w:r w:rsidRPr="00AD643E">
        <w:rPr>
          <w:sz w:val="18"/>
          <w:szCs w:val="18"/>
        </w:rPr>
        <w:fldChar w:fldCharType="separate"/>
      </w:r>
      <w:r w:rsidR="001442E2">
        <w:rPr>
          <w:noProof/>
          <w:sz w:val="18"/>
          <w:szCs w:val="18"/>
        </w:rPr>
        <w:t>1</w:t>
      </w:r>
      <w:r w:rsidRPr="00AD643E">
        <w:rPr>
          <w:sz w:val="18"/>
          <w:szCs w:val="18"/>
        </w:rPr>
        <w:fldChar w:fldCharType="end"/>
      </w:r>
      <w:r w:rsidRPr="00AD643E">
        <w:rPr>
          <w:sz w:val="18"/>
          <w:szCs w:val="18"/>
        </w:rPr>
        <w:t xml:space="preserve">. </w:t>
      </w:r>
      <w:r w:rsidR="00C917D1" w:rsidRPr="00AD643E">
        <w:rPr>
          <w:rFonts w:ascii="Times New Roman" w:hAnsi="Times New Roman"/>
          <w:b w:val="0"/>
          <w:bCs/>
          <w:sz w:val="18"/>
          <w:szCs w:val="18"/>
          <w:lang w:val="vi-VN"/>
        </w:rPr>
        <w:t>Location of the study area</w:t>
      </w:r>
      <w:r w:rsidR="00F40B3E" w:rsidRPr="00AD643E">
        <w:rPr>
          <w:rFonts w:ascii="Times New Roman" w:hAnsi="Times New Roman"/>
          <w:b w:val="0"/>
          <w:bCs/>
          <w:sz w:val="18"/>
          <w:szCs w:val="18"/>
          <w:lang w:val="vi-VN"/>
        </w:rPr>
        <w:t>.</w:t>
      </w:r>
    </w:p>
    <w:p w14:paraId="59B3388D" w14:textId="68C44F5B" w:rsidR="00F37FB6" w:rsidRDefault="00F37FB6" w:rsidP="00F37FB6">
      <w:r>
        <w:lastRenderedPageBreak/>
        <w:t>The</w:t>
      </w:r>
      <w:r w:rsidRPr="00833392">
        <w:t xml:space="preserve"> climate</w:t>
      </w:r>
      <w:r>
        <w:t xml:space="preserve"> in the study area</w:t>
      </w:r>
      <w:r w:rsidRPr="00833392">
        <w:t xml:space="preserve"> is situated in the tropical monsoon region, characterized by </w:t>
      </w:r>
      <w:r>
        <w:t>the summer</w:t>
      </w:r>
      <w:r w:rsidRPr="00833392">
        <w:t xml:space="preserve"> monsoon </w:t>
      </w:r>
      <w:r>
        <w:t>(with high humidity, temperature and rainfall)</w:t>
      </w:r>
      <w:r w:rsidRPr="00833392">
        <w:t xml:space="preserve"> and </w:t>
      </w:r>
      <w:r>
        <w:t>winter monsoon (with lower humidity, temperature and less rainfall)</w:t>
      </w:r>
      <w:r w:rsidRPr="00833392">
        <w:t>.</w:t>
      </w:r>
      <w:r w:rsidRPr="00A16C47">
        <w:t xml:space="preserve"> The </w:t>
      </w:r>
      <w:r>
        <w:t>difference</w:t>
      </w:r>
      <w:r w:rsidRPr="00A16C47">
        <w:t xml:space="preserve"> between these</w:t>
      </w:r>
      <w:r>
        <w:t xml:space="preserve"> two </w:t>
      </w:r>
      <w:r w:rsidRPr="00A16C47">
        <w:t xml:space="preserve">seasons </w:t>
      </w:r>
      <w:r>
        <w:t xml:space="preserve">is known for </w:t>
      </w:r>
      <w:r w:rsidRPr="00A16C47">
        <w:t>Hanoi experience</w:t>
      </w:r>
      <w:r>
        <w:t>d</w:t>
      </w:r>
      <w:r w:rsidRPr="00A16C47">
        <w:t xml:space="preserve"> variation in climate, including </w:t>
      </w:r>
      <w:r>
        <w:t>a large gap</w:t>
      </w:r>
      <w:r w:rsidRPr="00A16C47">
        <w:t xml:space="preserve"> of temperatures </w:t>
      </w:r>
      <w:r>
        <w:t xml:space="preserve">that </w:t>
      </w:r>
      <w:r w:rsidRPr="00A16C47">
        <w:t>reach</w:t>
      </w:r>
      <w:r>
        <w:t>ed</w:t>
      </w:r>
      <w:r w:rsidRPr="00A16C47">
        <w:t xml:space="preserve"> up to 40°C</w:t>
      </w:r>
      <w:r>
        <w:t xml:space="preserve"> in the summer </w:t>
      </w:r>
      <w:r w:rsidRPr="00A16C47">
        <w:t>and dropp</w:t>
      </w:r>
      <w:r>
        <w:t>ed</w:t>
      </w:r>
      <w:r w:rsidRPr="00A16C47">
        <w:t xml:space="preserve"> below 5°C</w:t>
      </w:r>
      <w:r>
        <w:t xml:space="preserve"> (occasionally)</w:t>
      </w:r>
      <w:r w:rsidRPr="00A16C47">
        <w:t>.</w:t>
      </w:r>
      <w:r>
        <w:rPr>
          <w:lang w:val="vi-VN"/>
        </w:rPr>
        <w:t xml:space="preserve"> </w:t>
      </w:r>
      <w:r>
        <w:t>Additionally</w:t>
      </w:r>
      <w:r w:rsidRPr="00A16C47">
        <w:t xml:space="preserve">, </w:t>
      </w:r>
      <w:r>
        <w:t>the study can</w:t>
      </w:r>
      <w:r w:rsidRPr="00A16C47">
        <w:t xml:space="preserve"> receive a generous amount of solar radiation</w:t>
      </w:r>
      <w:r>
        <w:t xml:space="preserve"> during the summer</w:t>
      </w:r>
      <w:r w:rsidRPr="00A16C47">
        <w:t xml:space="preserve">. The annual average radiation is approximately 120 kcal/cm², with an average annual temperature </w:t>
      </w:r>
      <w:r w:rsidRPr="002E142D">
        <w:t>rang</w:t>
      </w:r>
      <w:r>
        <w:t>ing</w:t>
      </w:r>
      <w:r w:rsidRPr="002E142D">
        <w:t xml:space="preserve"> from 21.8</w:t>
      </w:r>
      <w:r w:rsidRPr="00A16C47">
        <w:t>°C</w:t>
      </w:r>
      <w:r w:rsidRPr="002E142D">
        <w:t xml:space="preserve"> </w:t>
      </w:r>
      <w:r>
        <w:t xml:space="preserve">to </w:t>
      </w:r>
      <w:r w:rsidRPr="00A16C47">
        <w:t>24.9°C and an average humidity ranging from 80% to 82%</w:t>
      </w:r>
      <w:r>
        <w:t xml:space="preserve"> </w:t>
      </w:r>
      <w:r>
        <w:fldChar w:fldCharType="begin"/>
      </w:r>
      <w:r>
        <w:instrText xml:space="preserve"> ADDIN EN.CITE &lt;EndNote&gt;&lt;Cite&gt;&lt;Author&gt;Talukder&lt;/Author&gt;&lt;Year&gt;2022&lt;/Year&gt;&lt;RecNum&gt;2039&lt;/RecNum&gt;&lt;DisplayText&gt;&lt;style font="Times New Roman" size="10"&gt;[24]&lt;/style&gt;&lt;/DisplayText&gt;&lt;record&gt;&lt;rec-number&gt;2039&lt;/rec-number&gt;&lt;foreign-keys&gt;&lt;key app="EN" db-id="fxxw2zfrispf9ceaaeyve9enre92vx5pf9pw" timestamp="1716340510"&gt;2039&lt;/key&gt;&lt;/foreign-keys&gt;&lt;ref-type name="Journal Article"&gt;17&lt;/ref-type&gt;&lt;contributors&gt;&lt;authors&gt;&lt;author&gt;Talukder, Mohammad Radwanur&lt;/author&gt;&lt;author&gt;Chu, Cordia&lt;/author&gt;&lt;author&gt;Rutherford, Shannon&lt;/author&gt;&lt;author&gt;Huang, Cunrui&lt;/author&gt;&lt;author&gt;Phung, Dung&lt;/author&gt;&lt;/authors&gt;&lt;/contributors&gt;&lt;titles&gt;&lt;title&gt;The effect of high temperatures on risk of hospitalization in northern Vietnam&lt;/title&gt;&lt;secondary-title&gt;Environmental Science Pollution Research&lt;/secondary-title&gt;&lt;/titles&gt;&lt;periodical&gt;&lt;full-title&gt;Environmental Science Pollution Research&lt;/full-title&gt;&lt;/periodical&gt;&lt;pages&gt;1-8&lt;/pages&gt;&lt;dates&gt;&lt;year&gt;2022&lt;/year&gt;&lt;/dates&gt;&lt;isbn&gt;0944-1344&lt;/isbn&gt;&lt;urls&gt;&lt;/urls&gt;&lt;/record&gt;&lt;/Cite&gt;&lt;/EndNote&gt;</w:instrText>
      </w:r>
      <w:r>
        <w:fldChar w:fldCharType="separate"/>
      </w:r>
      <w:r w:rsidRPr="002E142D">
        <w:rPr>
          <w:rFonts w:ascii="Times New Roman" w:hAnsi="Times New Roman"/>
          <w:noProof/>
        </w:rPr>
        <w:t>[24]</w:t>
      </w:r>
      <w:r>
        <w:fldChar w:fldCharType="end"/>
      </w:r>
      <w:r w:rsidRPr="00A16C47">
        <w:t>. The average annual rainfall exceeds 1700mm, distributed over about 114 rainy days per year</w:t>
      </w:r>
      <w:r w:rsidRPr="00A16C47">
        <w:rPr>
          <w:lang w:val="vi-VN"/>
        </w:rPr>
        <w:t>.</w:t>
      </w:r>
    </w:p>
    <w:p w14:paraId="7FC16DD3" w14:textId="77777777" w:rsidR="00450D46" w:rsidRPr="00450D46" w:rsidRDefault="00450D46" w:rsidP="00F37FB6"/>
    <w:p w14:paraId="4EA7647F" w14:textId="2560C533" w:rsidR="005A38F4" w:rsidRPr="005A38F4" w:rsidRDefault="00043A68" w:rsidP="005A38F4">
      <w:r w:rsidRPr="00043A68">
        <w:t>In recent years, the research area has undergone rapid socioeconomic development, accompanied by</w:t>
      </w:r>
      <w:r w:rsidR="006268BD" w:rsidRPr="00043A68">
        <w:t xml:space="preserve"> urban expansion,</w:t>
      </w:r>
      <w:r w:rsidR="006268BD">
        <w:rPr>
          <w:lang w:val="vi-VN"/>
        </w:rPr>
        <w:t xml:space="preserve"> </w:t>
      </w:r>
      <w:r w:rsidRPr="00043A68">
        <w:t xml:space="preserve">population </w:t>
      </w:r>
      <w:r w:rsidR="002325F7">
        <w:t>growth</w:t>
      </w:r>
      <w:r w:rsidR="002325F7">
        <w:rPr>
          <w:lang w:val="vi-VN"/>
        </w:rPr>
        <w:t>,</w:t>
      </w:r>
      <w:r w:rsidRPr="00043A68">
        <w:t xml:space="preserve"> and changes in land </w:t>
      </w:r>
      <w:r w:rsidR="002325F7">
        <w:t>use</w:t>
      </w:r>
      <w:r w:rsidR="002325F7">
        <w:rPr>
          <w:lang w:val="vi-VN"/>
        </w:rPr>
        <w:t>/</w:t>
      </w:r>
      <w:r w:rsidRPr="00043A68">
        <w:t>land cover. These developments have had certain impacts on the environment, affecting the health and quality of life of the local population.</w:t>
      </w:r>
    </w:p>
    <w:p w14:paraId="06C73156" w14:textId="77777777" w:rsidR="00C649AA" w:rsidRPr="00C649AA" w:rsidRDefault="00C649AA" w:rsidP="00C23EB7">
      <w:pPr>
        <w:pStyle w:val="heading20"/>
        <w:spacing w:before="120" w:after="160" w:line="240" w:lineRule="atLeast"/>
      </w:pPr>
      <w:r w:rsidRPr="00B36BF9">
        <w:t xml:space="preserve">2.2 </w:t>
      </w:r>
      <w:r w:rsidR="00B36BF9">
        <w:t xml:space="preserve">  </w:t>
      </w:r>
      <w:r w:rsidR="001E14DB">
        <w:t>Data</w:t>
      </w:r>
    </w:p>
    <w:p w14:paraId="23212922" w14:textId="376A039C" w:rsidR="00D359DA" w:rsidRDefault="00D91D26" w:rsidP="001263EC">
      <w:pPr>
        <w:autoSpaceDE w:val="0"/>
        <w:autoSpaceDN w:val="0"/>
        <w:adjustRightInd w:val="0"/>
        <w:ind w:firstLine="0"/>
        <w:rPr>
          <w:rFonts w:ascii="Times New Roman" w:hAnsi="Times New Roman"/>
          <w:lang w:eastAsia="en-US"/>
        </w:rPr>
      </w:pPr>
      <w:r w:rsidRPr="00D91D26">
        <w:rPr>
          <w:rFonts w:ascii="Times New Roman" w:hAnsi="Times New Roman"/>
          <w:lang w:eastAsia="en-US"/>
        </w:rPr>
        <w:t>Th</w:t>
      </w:r>
      <w:r w:rsidR="009C2981">
        <w:rPr>
          <w:rFonts w:ascii="Times New Roman" w:hAnsi="Times New Roman"/>
          <w:lang w:eastAsia="en-US"/>
        </w:rPr>
        <w:t>is</w:t>
      </w:r>
      <w:r w:rsidRPr="00D91D26">
        <w:rPr>
          <w:rFonts w:ascii="Times New Roman" w:hAnsi="Times New Roman"/>
          <w:lang w:eastAsia="en-US"/>
        </w:rPr>
        <w:t xml:space="preserve"> study utilized </w:t>
      </w:r>
      <w:r w:rsidR="00B558D0">
        <w:rPr>
          <w:rFonts w:ascii="Times New Roman" w:hAnsi="Times New Roman"/>
          <w:lang w:eastAsia="en-US"/>
        </w:rPr>
        <w:t>Landsat-8</w:t>
      </w:r>
      <w:r w:rsidRPr="00D91D26">
        <w:rPr>
          <w:rFonts w:ascii="Times New Roman" w:hAnsi="Times New Roman"/>
          <w:lang w:eastAsia="en-US"/>
        </w:rPr>
        <w:t xml:space="preserve"> and </w:t>
      </w:r>
      <w:r w:rsidR="00B558D0">
        <w:rPr>
          <w:rFonts w:ascii="Times New Roman" w:hAnsi="Times New Roman"/>
          <w:lang w:eastAsia="en-US"/>
        </w:rPr>
        <w:t>Sentinel-2</w:t>
      </w:r>
      <w:r w:rsidRPr="00D91D26">
        <w:rPr>
          <w:rFonts w:ascii="Times New Roman" w:hAnsi="Times New Roman"/>
          <w:lang w:eastAsia="en-US"/>
        </w:rPr>
        <w:t xml:space="preserve"> satellite images from 2013 to 2023, accessed online through the GEE platform. </w:t>
      </w:r>
      <w:r w:rsidR="009C2981">
        <w:rPr>
          <w:rFonts w:ascii="Times New Roman" w:hAnsi="Times New Roman"/>
          <w:lang w:eastAsia="en-US"/>
        </w:rPr>
        <w:t>T</w:t>
      </w:r>
      <w:r w:rsidRPr="00D91D26">
        <w:rPr>
          <w:rFonts w:ascii="Times New Roman" w:hAnsi="Times New Roman"/>
          <w:lang w:eastAsia="en-US"/>
        </w:rPr>
        <w:t>hose images</w:t>
      </w:r>
      <w:r w:rsidR="009C2981">
        <w:rPr>
          <w:rFonts w:ascii="Times New Roman" w:hAnsi="Times New Roman"/>
          <w:lang w:eastAsia="en-US"/>
        </w:rPr>
        <w:t xml:space="preserve"> were</w:t>
      </w:r>
      <w:r w:rsidR="009C2981" w:rsidRPr="00D91D26">
        <w:rPr>
          <w:rFonts w:ascii="Times New Roman" w:hAnsi="Times New Roman"/>
          <w:lang w:eastAsia="en-US"/>
        </w:rPr>
        <w:t xml:space="preserve"> selectively chose</w:t>
      </w:r>
      <w:r w:rsidR="009C2981">
        <w:rPr>
          <w:rFonts w:ascii="Times New Roman" w:hAnsi="Times New Roman"/>
          <w:lang w:eastAsia="en-US"/>
        </w:rPr>
        <w:t>n</w:t>
      </w:r>
      <w:r w:rsidRPr="00D91D26">
        <w:rPr>
          <w:rFonts w:ascii="Times New Roman" w:hAnsi="Times New Roman"/>
          <w:lang w:eastAsia="en-US"/>
        </w:rPr>
        <w:t xml:space="preserve"> with the lowest cloud cover, typically captured annually between March and June</w:t>
      </w:r>
      <w:r w:rsidR="009C2981">
        <w:rPr>
          <w:rFonts w:ascii="Times New Roman" w:hAnsi="Times New Roman"/>
          <w:lang w:eastAsia="en-US"/>
        </w:rPr>
        <w:t>, t</w:t>
      </w:r>
      <w:r w:rsidR="009C2981" w:rsidRPr="00D91D26">
        <w:rPr>
          <w:rFonts w:ascii="Times New Roman" w:hAnsi="Times New Roman"/>
          <w:lang w:eastAsia="en-US"/>
        </w:rPr>
        <w:t>o ensure high data quality with minimal cloud cover</w:t>
      </w:r>
      <w:r w:rsidRPr="00D91D26">
        <w:rPr>
          <w:rFonts w:ascii="Times New Roman" w:hAnsi="Times New Roman"/>
          <w:lang w:eastAsia="en-US"/>
        </w:rPr>
        <w:t>. Th</w:t>
      </w:r>
      <w:r w:rsidR="009C2981">
        <w:rPr>
          <w:rFonts w:ascii="Times New Roman" w:hAnsi="Times New Roman"/>
          <w:lang w:eastAsia="en-US"/>
        </w:rPr>
        <w:t>e</w:t>
      </w:r>
      <w:r w:rsidRPr="00D91D26">
        <w:rPr>
          <w:rFonts w:ascii="Times New Roman" w:hAnsi="Times New Roman"/>
          <w:lang w:eastAsia="en-US"/>
        </w:rPr>
        <w:t xml:space="preserve"> period aligns with the transition from foggy and drizzly conditions to clearer skies with minimal rainfall, facilitating the acquisition of high-quality optical remote sensing images. </w:t>
      </w:r>
    </w:p>
    <w:p w14:paraId="0133691A" w14:textId="77777777" w:rsidR="00450D46" w:rsidRDefault="00450D46" w:rsidP="001263EC">
      <w:pPr>
        <w:autoSpaceDE w:val="0"/>
        <w:autoSpaceDN w:val="0"/>
        <w:adjustRightInd w:val="0"/>
        <w:ind w:firstLine="0"/>
        <w:rPr>
          <w:rFonts w:ascii="Times New Roman" w:hAnsi="Times New Roman"/>
          <w:lang w:eastAsia="en-US"/>
        </w:rPr>
      </w:pPr>
    </w:p>
    <w:p w14:paraId="22BC5183" w14:textId="5C7C31EA" w:rsidR="00AB3CA7" w:rsidRPr="001F6830" w:rsidRDefault="00D91D26" w:rsidP="00AD643E">
      <w:pPr>
        <w:autoSpaceDE w:val="0"/>
        <w:autoSpaceDN w:val="0"/>
        <w:adjustRightInd w:val="0"/>
        <w:rPr>
          <w:rFonts w:ascii="Times New Roman" w:hAnsi="Times New Roman"/>
          <w:lang w:val="vi-VN" w:eastAsia="en-US"/>
        </w:rPr>
      </w:pPr>
      <w:r w:rsidRPr="00D91D26">
        <w:rPr>
          <w:rFonts w:ascii="Times New Roman" w:hAnsi="Times New Roman"/>
          <w:lang w:eastAsia="en-US"/>
        </w:rPr>
        <w:t xml:space="preserve">For data </w:t>
      </w:r>
      <w:r w:rsidR="009C2981">
        <w:rPr>
          <w:rFonts w:ascii="Times New Roman" w:hAnsi="Times New Roman"/>
          <w:lang w:eastAsia="en-US"/>
        </w:rPr>
        <w:t xml:space="preserve">controlling </w:t>
      </w:r>
      <w:r w:rsidRPr="00D91D26">
        <w:rPr>
          <w:rFonts w:ascii="Times New Roman" w:hAnsi="Times New Roman"/>
          <w:lang w:eastAsia="en-US"/>
        </w:rPr>
        <w:t xml:space="preserve">quality, </w:t>
      </w:r>
      <w:r w:rsidR="00B558D0">
        <w:rPr>
          <w:rFonts w:ascii="Times New Roman" w:hAnsi="Times New Roman"/>
          <w:lang w:eastAsia="en-US"/>
        </w:rPr>
        <w:t>Landsat-8</w:t>
      </w:r>
      <w:r w:rsidRPr="00D91D26">
        <w:rPr>
          <w:rFonts w:ascii="Times New Roman" w:hAnsi="Times New Roman"/>
          <w:lang w:eastAsia="en-US"/>
        </w:rPr>
        <w:t xml:space="preserve"> image data from 2013 to 2018 and </w:t>
      </w:r>
      <w:r w:rsidR="00B558D0">
        <w:rPr>
          <w:rFonts w:ascii="Times New Roman" w:hAnsi="Times New Roman"/>
          <w:lang w:eastAsia="en-US"/>
        </w:rPr>
        <w:t>Sentinel-2</w:t>
      </w:r>
      <w:r w:rsidRPr="00D91D26">
        <w:rPr>
          <w:rFonts w:ascii="Times New Roman" w:hAnsi="Times New Roman"/>
          <w:lang w:eastAsia="en-US"/>
        </w:rPr>
        <w:t xml:space="preserve"> image data from 2019 to 2023</w:t>
      </w:r>
      <w:r w:rsidR="009C2981">
        <w:rPr>
          <w:rFonts w:ascii="Times New Roman" w:hAnsi="Times New Roman"/>
          <w:lang w:eastAsia="en-US"/>
        </w:rPr>
        <w:t xml:space="preserve"> have been used</w:t>
      </w:r>
      <w:r w:rsidRPr="00D91D26">
        <w:rPr>
          <w:rFonts w:ascii="Times New Roman" w:hAnsi="Times New Roman"/>
          <w:lang w:eastAsia="en-US"/>
        </w:rPr>
        <w:t xml:space="preserve">. All selected satellite images had Top Of Atmosphere (TOA) correction. </w:t>
      </w:r>
      <w:r w:rsidR="00D927F8" w:rsidRPr="00D927F8">
        <w:rPr>
          <w:rFonts w:ascii="Times New Roman" w:hAnsi="Times New Roman"/>
          <w:lang w:eastAsia="en-US"/>
        </w:rPr>
        <w:t xml:space="preserve">The study area boundaries have been sourced from the national </w:t>
      </w:r>
      <w:r w:rsidR="009F2E9D">
        <w:rPr>
          <w:rFonts w:ascii="Times New Roman" w:hAnsi="Times New Roman"/>
          <w:lang w:eastAsia="en-US"/>
        </w:rPr>
        <w:t>database</w:t>
      </w:r>
      <w:r w:rsidR="00D927F8" w:rsidRPr="00D927F8">
        <w:rPr>
          <w:rFonts w:ascii="Times New Roman" w:hAnsi="Times New Roman"/>
          <w:lang w:eastAsia="en-US"/>
        </w:rPr>
        <w:t xml:space="preserve"> of the Ministry of Natural Resources and Environment of Vietnam </w:t>
      </w:r>
      <w:r w:rsidR="00E32699">
        <w:rPr>
          <w:rFonts w:ascii="Times New Roman" w:hAnsi="Times New Roman"/>
          <w:lang w:eastAsia="en-US"/>
        </w:rPr>
        <w:fldChar w:fldCharType="begin"/>
      </w:r>
      <w:r w:rsidR="009132A7">
        <w:rPr>
          <w:rFonts w:ascii="Times New Roman" w:hAnsi="Times New Roman"/>
          <w:lang w:eastAsia="en-US"/>
        </w:rPr>
        <w:instrText xml:space="preserve"> ADDIN EN.CITE &lt;EndNote&gt;&lt;Cite&gt;&lt;Author&gt;MONRE&lt;/Author&gt;&lt;Year&gt;2020&lt;/Year&gt;&lt;RecNum&gt;2040&lt;/RecNum&gt;&lt;DisplayText&gt;&lt;style font="Times New Roman" size="10"&gt;[25]&lt;/style&gt;&lt;/DisplayText&gt;&lt;record&gt;&lt;rec-number&gt;2040&lt;/rec-number&gt;&lt;foreign-keys&gt;&lt;key app="EN" db-id="fxxw2zfrispf9ceaaeyve9enre92vx5pf9pw" timestamp="1716341483"&gt;2040&lt;/key&gt;&lt;/foreign-keys&gt;&lt;ref-type name="Dataset"&gt;59&lt;/ref-type&gt;&lt;contributors&gt;&lt;authors&gt;&lt;author&gt;MONRE&lt;/author&gt;&lt;/authors&gt;&lt;/contributors&gt;&lt;titles&gt;&lt;title&gt;Technical Regulation on the Structure Model and Content of the National Spatial Data Infrastructure of the Vietnam Scales 1: 10,000 and 1: 25,000; Ministry of Natural Resources and Environment Hanoi: Hanoi, Vietnam&lt;/title&gt;&lt;/titles&gt;&lt;dates&gt;&lt;year&gt;2020&lt;/year&gt;&lt;/dates&gt;&lt;urls&gt;&lt;/urls&gt;&lt;/record&gt;&lt;/Cite&gt;&lt;/EndNote&gt;</w:instrText>
      </w:r>
      <w:r w:rsidR="00E32699">
        <w:rPr>
          <w:rFonts w:ascii="Times New Roman" w:hAnsi="Times New Roman"/>
          <w:lang w:eastAsia="en-US"/>
        </w:rPr>
        <w:fldChar w:fldCharType="separate"/>
      </w:r>
      <w:r w:rsidR="00E32699">
        <w:rPr>
          <w:rFonts w:ascii="Times New Roman" w:hAnsi="Times New Roman"/>
          <w:noProof/>
          <w:lang w:eastAsia="en-US"/>
        </w:rPr>
        <w:t>[25]</w:t>
      </w:r>
      <w:r w:rsidR="00E32699">
        <w:rPr>
          <w:rFonts w:ascii="Times New Roman" w:hAnsi="Times New Roman"/>
          <w:lang w:eastAsia="en-US"/>
        </w:rPr>
        <w:fldChar w:fldCharType="end"/>
      </w:r>
      <w:r w:rsidR="00D927F8" w:rsidRPr="00D927F8">
        <w:rPr>
          <w:rFonts w:ascii="Times New Roman" w:hAnsi="Times New Roman"/>
          <w:lang w:eastAsia="en-US"/>
        </w:rPr>
        <w:t>.</w:t>
      </w:r>
      <w:r w:rsidR="00D927F8" w:rsidRPr="00D91D26">
        <w:rPr>
          <w:rFonts w:ascii="Times New Roman" w:hAnsi="Times New Roman"/>
          <w:lang w:eastAsia="en-US"/>
        </w:rPr>
        <w:t xml:space="preserve"> </w:t>
      </w:r>
      <w:r w:rsidRPr="00D91D26">
        <w:rPr>
          <w:rFonts w:ascii="Times New Roman" w:hAnsi="Times New Roman"/>
          <w:lang w:eastAsia="en-US"/>
        </w:rPr>
        <w:t>Basic information about the satellite image data used in the study is presented in Table 1</w:t>
      </w:r>
      <w:r w:rsidR="001F6830">
        <w:rPr>
          <w:rFonts w:ascii="Times New Roman" w:hAnsi="Times New Roman"/>
          <w:lang w:val="vi-VN" w:eastAsia="en-US"/>
        </w:rPr>
        <w:t>.</w:t>
      </w:r>
    </w:p>
    <w:p w14:paraId="2D8FDAF1" w14:textId="6EF99CAF" w:rsidR="00490FD0" w:rsidRDefault="00490FD0" w:rsidP="00490FD0">
      <w:pPr>
        <w:pStyle w:val="tablecaption"/>
      </w:pPr>
      <w:r>
        <w:rPr>
          <w:b/>
        </w:rPr>
        <w:t xml:space="preserve">Table </w:t>
      </w:r>
      <w:r>
        <w:rPr>
          <w:b/>
        </w:rPr>
        <w:fldChar w:fldCharType="begin"/>
      </w:r>
      <w:r>
        <w:rPr>
          <w:b/>
        </w:rPr>
        <w:instrText xml:space="preserve"> SEQ "Table" \* MERGEFORMAT </w:instrText>
      </w:r>
      <w:r>
        <w:rPr>
          <w:b/>
        </w:rPr>
        <w:fldChar w:fldCharType="separate"/>
      </w:r>
      <w:r w:rsidR="001442E2">
        <w:rPr>
          <w:b/>
          <w:noProof/>
        </w:rPr>
        <w:t>1</w:t>
      </w:r>
      <w:r>
        <w:rPr>
          <w:b/>
        </w:rPr>
        <w:fldChar w:fldCharType="end"/>
      </w:r>
      <w:r>
        <w:rPr>
          <w:b/>
        </w:rPr>
        <w:t>.</w:t>
      </w:r>
      <w:r>
        <w:t xml:space="preserve"> </w:t>
      </w:r>
      <w:r w:rsidR="00AB42AD">
        <w:t>Satellite</w:t>
      </w:r>
      <w:r w:rsidR="00AB42AD">
        <w:rPr>
          <w:lang w:val="vi-VN"/>
        </w:rPr>
        <w:t xml:space="preserve"> image series in the study area</w:t>
      </w:r>
      <w:r>
        <w:t>.</w:t>
      </w:r>
    </w:p>
    <w:tbl>
      <w:tblPr>
        <w:tblW w:w="0" w:type="auto"/>
        <w:jc w:val="center"/>
        <w:tblLayout w:type="fixed"/>
        <w:tblCellMar>
          <w:left w:w="70" w:type="dxa"/>
          <w:right w:w="70" w:type="dxa"/>
        </w:tblCellMar>
        <w:tblLook w:val="0000" w:firstRow="0" w:lastRow="0" w:firstColumn="0" w:lastColumn="0" w:noHBand="0" w:noVBand="0"/>
      </w:tblPr>
      <w:tblGrid>
        <w:gridCol w:w="450"/>
        <w:gridCol w:w="590"/>
        <w:gridCol w:w="970"/>
        <w:gridCol w:w="1595"/>
      </w:tblGrid>
      <w:tr w:rsidR="00490FD0" w:rsidRPr="009A3755" w14:paraId="3E9657FB" w14:textId="77777777" w:rsidTr="007B17D5">
        <w:trPr>
          <w:tblHeader/>
          <w:jc w:val="center"/>
        </w:trPr>
        <w:tc>
          <w:tcPr>
            <w:tcW w:w="450" w:type="dxa"/>
            <w:tcBorders>
              <w:top w:val="single" w:sz="12" w:space="0" w:color="000000"/>
              <w:bottom w:val="single" w:sz="6" w:space="0" w:color="000000"/>
            </w:tcBorders>
          </w:tcPr>
          <w:p w14:paraId="02CF2CEA" w14:textId="77777777" w:rsidR="00490FD0" w:rsidRDefault="00490FD0" w:rsidP="007B17D5">
            <w:pPr>
              <w:ind w:firstLine="0"/>
              <w:jc w:val="center"/>
              <w:rPr>
                <w:sz w:val="18"/>
                <w:szCs w:val="18"/>
              </w:rPr>
            </w:pPr>
            <w:r>
              <w:rPr>
                <w:sz w:val="18"/>
                <w:szCs w:val="18"/>
              </w:rPr>
              <w:t>No</w:t>
            </w:r>
          </w:p>
        </w:tc>
        <w:tc>
          <w:tcPr>
            <w:tcW w:w="590" w:type="dxa"/>
            <w:tcBorders>
              <w:top w:val="single" w:sz="12" w:space="0" w:color="000000"/>
              <w:bottom w:val="single" w:sz="6" w:space="0" w:color="000000"/>
            </w:tcBorders>
          </w:tcPr>
          <w:p w14:paraId="60FACCEC" w14:textId="77777777" w:rsidR="00490FD0" w:rsidRDefault="00490FD0" w:rsidP="007B17D5">
            <w:pPr>
              <w:ind w:firstLine="0"/>
              <w:jc w:val="center"/>
              <w:rPr>
                <w:sz w:val="18"/>
                <w:szCs w:val="18"/>
              </w:rPr>
            </w:pPr>
            <w:r>
              <w:rPr>
                <w:sz w:val="18"/>
                <w:szCs w:val="18"/>
              </w:rPr>
              <w:t>Year</w:t>
            </w:r>
          </w:p>
        </w:tc>
        <w:tc>
          <w:tcPr>
            <w:tcW w:w="970" w:type="dxa"/>
            <w:tcBorders>
              <w:top w:val="single" w:sz="12" w:space="0" w:color="000000"/>
              <w:bottom w:val="single" w:sz="6" w:space="0" w:color="000000"/>
            </w:tcBorders>
          </w:tcPr>
          <w:p w14:paraId="10945142" w14:textId="77777777" w:rsidR="00490FD0" w:rsidRDefault="00490FD0" w:rsidP="007B17D5">
            <w:pPr>
              <w:ind w:firstLine="0"/>
              <w:jc w:val="center"/>
              <w:rPr>
                <w:sz w:val="18"/>
                <w:szCs w:val="18"/>
              </w:rPr>
            </w:pPr>
            <w:r>
              <w:rPr>
                <w:sz w:val="18"/>
                <w:szCs w:val="18"/>
              </w:rPr>
              <w:t>Image</w:t>
            </w:r>
          </w:p>
        </w:tc>
        <w:tc>
          <w:tcPr>
            <w:tcW w:w="1595" w:type="dxa"/>
            <w:tcBorders>
              <w:top w:val="single" w:sz="12" w:space="0" w:color="000000"/>
              <w:bottom w:val="single" w:sz="6" w:space="0" w:color="000000"/>
            </w:tcBorders>
          </w:tcPr>
          <w:p w14:paraId="24FDFB17" w14:textId="5A16EEBF" w:rsidR="00490FD0" w:rsidRPr="00490FD0" w:rsidRDefault="004A7D96" w:rsidP="007B17D5">
            <w:pPr>
              <w:ind w:firstLine="0"/>
              <w:jc w:val="center"/>
              <w:rPr>
                <w:sz w:val="18"/>
                <w:szCs w:val="18"/>
                <w:lang w:val="vi-VN"/>
              </w:rPr>
            </w:pPr>
            <w:r>
              <w:rPr>
                <w:sz w:val="18"/>
                <w:szCs w:val="18"/>
              </w:rPr>
              <w:t>C</w:t>
            </w:r>
            <w:r w:rsidR="00490FD0">
              <w:rPr>
                <w:sz w:val="18"/>
                <w:szCs w:val="18"/>
                <w:lang w:val="vi-VN"/>
              </w:rPr>
              <w:t>loudy</w:t>
            </w:r>
            <w:r>
              <w:rPr>
                <w:sz w:val="18"/>
                <w:szCs w:val="18"/>
              </w:rPr>
              <w:t xml:space="preserve"> Percentage</w:t>
            </w:r>
          </w:p>
        </w:tc>
      </w:tr>
      <w:tr w:rsidR="00490FD0" w:rsidRPr="009A3755" w14:paraId="5361FB45" w14:textId="77777777" w:rsidTr="007B17D5">
        <w:trPr>
          <w:jc w:val="center"/>
        </w:trPr>
        <w:tc>
          <w:tcPr>
            <w:tcW w:w="450" w:type="dxa"/>
          </w:tcPr>
          <w:p w14:paraId="28B9FB9F" w14:textId="77777777" w:rsidR="00490FD0" w:rsidRDefault="00490FD0" w:rsidP="00733E63">
            <w:pPr>
              <w:ind w:firstLine="0"/>
              <w:rPr>
                <w:sz w:val="18"/>
                <w:szCs w:val="18"/>
              </w:rPr>
            </w:pPr>
            <w:r>
              <w:rPr>
                <w:sz w:val="18"/>
                <w:szCs w:val="18"/>
              </w:rPr>
              <w:t>1</w:t>
            </w:r>
          </w:p>
        </w:tc>
        <w:tc>
          <w:tcPr>
            <w:tcW w:w="590" w:type="dxa"/>
            <w:vAlign w:val="center"/>
          </w:tcPr>
          <w:p w14:paraId="01F6C886" w14:textId="77777777" w:rsidR="00490FD0" w:rsidRPr="00490FD0" w:rsidRDefault="00490FD0" w:rsidP="00733E63">
            <w:pPr>
              <w:ind w:firstLine="0"/>
              <w:jc w:val="center"/>
              <w:rPr>
                <w:sz w:val="18"/>
                <w:szCs w:val="18"/>
              </w:rPr>
            </w:pPr>
            <w:r w:rsidRPr="00490FD0">
              <w:rPr>
                <w:sz w:val="18"/>
                <w:szCs w:val="18"/>
                <w:lang w:val="vi-VN"/>
              </w:rPr>
              <w:t>2013</w:t>
            </w:r>
          </w:p>
        </w:tc>
        <w:tc>
          <w:tcPr>
            <w:tcW w:w="970" w:type="dxa"/>
            <w:vAlign w:val="center"/>
          </w:tcPr>
          <w:p w14:paraId="73777446" w14:textId="77777777" w:rsidR="00490FD0" w:rsidRPr="00490FD0" w:rsidRDefault="00B558D0" w:rsidP="00733E63">
            <w:pPr>
              <w:ind w:firstLine="0"/>
              <w:jc w:val="center"/>
              <w:rPr>
                <w:sz w:val="18"/>
                <w:szCs w:val="18"/>
              </w:rPr>
            </w:pPr>
            <w:r>
              <w:rPr>
                <w:sz w:val="18"/>
                <w:szCs w:val="18"/>
                <w:lang w:val="vi-VN"/>
              </w:rPr>
              <w:t>Landsat-8</w:t>
            </w:r>
          </w:p>
        </w:tc>
        <w:tc>
          <w:tcPr>
            <w:tcW w:w="1595" w:type="dxa"/>
            <w:vAlign w:val="center"/>
          </w:tcPr>
          <w:p w14:paraId="48B49918" w14:textId="77777777" w:rsidR="00490FD0" w:rsidRPr="00490FD0" w:rsidRDefault="00490FD0" w:rsidP="00733E63">
            <w:pPr>
              <w:ind w:firstLine="0"/>
              <w:jc w:val="center"/>
              <w:rPr>
                <w:sz w:val="18"/>
                <w:szCs w:val="18"/>
              </w:rPr>
            </w:pPr>
            <w:r w:rsidRPr="00490FD0">
              <w:rPr>
                <w:sz w:val="18"/>
                <w:szCs w:val="18"/>
                <w:lang w:val="vi-VN"/>
              </w:rPr>
              <w:t>0.05%</w:t>
            </w:r>
          </w:p>
        </w:tc>
      </w:tr>
      <w:tr w:rsidR="00490FD0" w:rsidRPr="009A3755" w14:paraId="0BA26580" w14:textId="77777777" w:rsidTr="007B17D5">
        <w:trPr>
          <w:jc w:val="center"/>
        </w:trPr>
        <w:tc>
          <w:tcPr>
            <w:tcW w:w="450" w:type="dxa"/>
          </w:tcPr>
          <w:p w14:paraId="70F15FD4" w14:textId="77777777" w:rsidR="00490FD0" w:rsidRDefault="00490FD0" w:rsidP="00733E63">
            <w:pPr>
              <w:ind w:firstLine="0"/>
              <w:rPr>
                <w:sz w:val="18"/>
                <w:szCs w:val="18"/>
              </w:rPr>
            </w:pPr>
            <w:r>
              <w:rPr>
                <w:sz w:val="18"/>
                <w:szCs w:val="18"/>
              </w:rPr>
              <w:t>2</w:t>
            </w:r>
          </w:p>
        </w:tc>
        <w:tc>
          <w:tcPr>
            <w:tcW w:w="590" w:type="dxa"/>
            <w:vAlign w:val="center"/>
          </w:tcPr>
          <w:p w14:paraId="76F63914" w14:textId="77777777" w:rsidR="00490FD0" w:rsidRPr="00490FD0" w:rsidRDefault="00490FD0" w:rsidP="00733E63">
            <w:pPr>
              <w:ind w:firstLine="0"/>
              <w:jc w:val="center"/>
              <w:rPr>
                <w:sz w:val="18"/>
                <w:szCs w:val="18"/>
              </w:rPr>
            </w:pPr>
            <w:r w:rsidRPr="00490FD0">
              <w:rPr>
                <w:sz w:val="18"/>
                <w:szCs w:val="18"/>
                <w:lang w:val="vi-VN"/>
              </w:rPr>
              <w:t>2014</w:t>
            </w:r>
          </w:p>
        </w:tc>
        <w:tc>
          <w:tcPr>
            <w:tcW w:w="970" w:type="dxa"/>
            <w:vAlign w:val="center"/>
          </w:tcPr>
          <w:p w14:paraId="5EF8B836" w14:textId="77777777" w:rsidR="00490FD0" w:rsidRPr="00490FD0" w:rsidRDefault="00B558D0" w:rsidP="00733E63">
            <w:pPr>
              <w:ind w:firstLine="0"/>
              <w:jc w:val="center"/>
              <w:rPr>
                <w:sz w:val="18"/>
                <w:szCs w:val="18"/>
              </w:rPr>
            </w:pPr>
            <w:r>
              <w:rPr>
                <w:sz w:val="18"/>
                <w:szCs w:val="18"/>
                <w:lang w:val="vi-VN"/>
              </w:rPr>
              <w:t>Landsat-8</w:t>
            </w:r>
          </w:p>
        </w:tc>
        <w:tc>
          <w:tcPr>
            <w:tcW w:w="1595" w:type="dxa"/>
            <w:vAlign w:val="center"/>
          </w:tcPr>
          <w:p w14:paraId="06BFEAE1" w14:textId="77777777" w:rsidR="00490FD0" w:rsidRPr="00490FD0" w:rsidRDefault="00490FD0" w:rsidP="00733E63">
            <w:pPr>
              <w:ind w:firstLine="0"/>
              <w:jc w:val="center"/>
              <w:rPr>
                <w:sz w:val="18"/>
                <w:szCs w:val="18"/>
              </w:rPr>
            </w:pPr>
            <w:r w:rsidRPr="00490FD0">
              <w:rPr>
                <w:sz w:val="18"/>
                <w:szCs w:val="18"/>
                <w:lang w:val="vi-VN"/>
              </w:rPr>
              <w:t>0.86%</w:t>
            </w:r>
          </w:p>
        </w:tc>
      </w:tr>
      <w:tr w:rsidR="00490FD0" w:rsidRPr="009A3755" w14:paraId="58B95D57" w14:textId="77777777" w:rsidTr="007B17D5">
        <w:trPr>
          <w:jc w:val="center"/>
        </w:trPr>
        <w:tc>
          <w:tcPr>
            <w:tcW w:w="450" w:type="dxa"/>
          </w:tcPr>
          <w:p w14:paraId="701C95F8" w14:textId="77777777" w:rsidR="00490FD0" w:rsidRDefault="00490FD0" w:rsidP="00733E63">
            <w:pPr>
              <w:ind w:firstLine="0"/>
              <w:rPr>
                <w:sz w:val="18"/>
                <w:szCs w:val="18"/>
              </w:rPr>
            </w:pPr>
            <w:r>
              <w:rPr>
                <w:sz w:val="18"/>
                <w:szCs w:val="18"/>
              </w:rPr>
              <w:t>3</w:t>
            </w:r>
          </w:p>
        </w:tc>
        <w:tc>
          <w:tcPr>
            <w:tcW w:w="590" w:type="dxa"/>
            <w:vAlign w:val="center"/>
          </w:tcPr>
          <w:p w14:paraId="13B24D52" w14:textId="77777777" w:rsidR="00490FD0" w:rsidRPr="00490FD0" w:rsidRDefault="00490FD0" w:rsidP="00733E63">
            <w:pPr>
              <w:ind w:firstLine="0"/>
              <w:jc w:val="center"/>
              <w:rPr>
                <w:sz w:val="18"/>
                <w:szCs w:val="18"/>
              </w:rPr>
            </w:pPr>
            <w:r w:rsidRPr="00490FD0">
              <w:rPr>
                <w:sz w:val="18"/>
                <w:szCs w:val="18"/>
                <w:lang w:val="vi-VN"/>
              </w:rPr>
              <w:t>2015</w:t>
            </w:r>
          </w:p>
        </w:tc>
        <w:tc>
          <w:tcPr>
            <w:tcW w:w="970" w:type="dxa"/>
            <w:vAlign w:val="center"/>
          </w:tcPr>
          <w:p w14:paraId="3A4D10F1" w14:textId="77777777" w:rsidR="00490FD0" w:rsidRPr="00490FD0" w:rsidRDefault="00B558D0" w:rsidP="00733E63">
            <w:pPr>
              <w:ind w:firstLine="0"/>
              <w:jc w:val="center"/>
              <w:rPr>
                <w:sz w:val="18"/>
                <w:szCs w:val="18"/>
              </w:rPr>
            </w:pPr>
            <w:r>
              <w:rPr>
                <w:sz w:val="18"/>
                <w:szCs w:val="18"/>
                <w:lang w:val="vi-VN"/>
              </w:rPr>
              <w:t>Landsat-8</w:t>
            </w:r>
          </w:p>
        </w:tc>
        <w:tc>
          <w:tcPr>
            <w:tcW w:w="1595" w:type="dxa"/>
            <w:vAlign w:val="center"/>
          </w:tcPr>
          <w:p w14:paraId="398FB256" w14:textId="77777777" w:rsidR="00490FD0" w:rsidRPr="00490FD0" w:rsidRDefault="00490FD0" w:rsidP="00733E63">
            <w:pPr>
              <w:ind w:firstLine="0"/>
              <w:jc w:val="center"/>
              <w:rPr>
                <w:sz w:val="18"/>
                <w:szCs w:val="18"/>
              </w:rPr>
            </w:pPr>
            <w:r w:rsidRPr="00490FD0">
              <w:rPr>
                <w:sz w:val="18"/>
                <w:szCs w:val="18"/>
                <w:lang w:val="vi-VN"/>
              </w:rPr>
              <w:t>2.68%</w:t>
            </w:r>
          </w:p>
        </w:tc>
      </w:tr>
      <w:tr w:rsidR="00490FD0" w:rsidRPr="009A3755" w14:paraId="4A0BD59C" w14:textId="77777777" w:rsidTr="007B17D5">
        <w:trPr>
          <w:jc w:val="center"/>
        </w:trPr>
        <w:tc>
          <w:tcPr>
            <w:tcW w:w="450" w:type="dxa"/>
          </w:tcPr>
          <w:p w14:paraId="5A3EB31D" w14:textId="77777777" w:rsidR="00490FD0" w:rsidRDefault="00490FD0" w:rsidP="00733E63">
            <w:pPr>
              <w:ind w:firstLine="0"/>
              <w:rPr>
                <w:sz w:val="18"/>
                <w:szCs w:val="18"/>
              </w:rPr>
            </w:pPr>
            <w:r>
              <w:rPr>
                <w:sz w:val="18"/>
                <w:szCs w:val="18"/>
              </w:rPr>
              <w:t>4</w:t>
            </w:r>
          </w:p>
        </w:tc>
        <w:tc>
          <w:tcPr>
            <w:tcW w:w="590" w:type="dxa"/>
            <w:vAlign w:val="center"/>
          </w:tcPr>
          <w:p w14:paraId="326A3794" w14:textId="77777777" w:rsidR="00490FD0" w:rsidRPr="00490FD0" w:rsidRDefault="00490FD0" w:rsidP="00733E63">
            <w:pPr>
              <w:ind w:firstLine="0"/>
              <w:jc w:val="center"/>
              <w:rPr>
                <w:sz w:val="18"/>
                <w:szCs w:val="18"/>
              </w:rPr>
            </w:pPr>
            <w:r w:rsidRPr="00490FD0">
              <w:rPr>
                <w:sz w:val="18"/>
                <w:szCs w:val="18"/>
                <w:lang w:val="vi-VN"/>
              </w:rPr>
              <w:t>2016</w:t>
            </w:r>
          </w:p>
        </w:tc>
        <w:tc>
          <w:tcPr>
            <w:tcW w:w="970" w:type="dxa"/>
            <w:vAlign w:val="center"/>
          </w:tcPr>
          <w:p w14:paraId="2FE2ECA7" w14:textId="77777777" w:rsidR="00490FD0" w:rsidRPr="00490FD0" w:rsidRDefault="00B558D0" w:rsidP="00733E63">
            <w:pPr>
              <w:ind w:firstLine="0"/>
              <w:jc w:val="center"/>
              <w:rPr>
                <w:sz w:val="18"/>
                <w:szCs w:val="18"/>
              </w:rPr>
            </w:pPr>
            <w:r>
              <w:rPr>
                <w:sz w:val="18"/>
                <w:szCs w:val="18"/>
                <w:lang w:val="vi-VN"/>
              </w:rPr>
              <w:t>Landsat-8</w:t>
            </w:r>
          </w:p>
        </w:tc>
        <w:tc>
          <w:tcPr>
            <w:tcW w:w="1595" w:type="dxa"/>
            <w:vAlign w:val="center"/>
          </w:tcPr>
          <w:p w14:paraId="2F9D8BE0" w14:textId="77777777" w:rsidR="00490FD0" w:rsidRPr="00490FD0" w:rsidRDefault="00490FD0" w:rsidP="00733E63">
            <w:pPr>
              <w:ind w:firstLine="0"/>
              <w:jc w:val="center"/>
              <w:rPr>
                <w:sz w:val="18"/>
                <w:szCs w:val="18"/>
              </w:rPr>
            </w:pPr>
            <w:r w:rsidRPr="00490FD0">
              <w:rPr>
                <w:sz w:val="18"/>
                <w:szCs w:val="18"/>
                <w:lang w:val="vi-VN"/>
              </w:rPr>
              <w:t xml:space="preserve">0.12% </w:t>
            </w:r>
          </w:p>
        </w:tc>
      </w:tr>
      <w:tr w:rsidR="00490FD0" w:rsidRPr="009A3755" w14:paraId="0CEC4EA8" w14:textId="77777777" w:rsidTr="007B17D5">
        <w:trPr>
          <w:jc w:val="center"/>
        </w:trPr>
        <w:tc>
          <w:tcPr>
            <w:tcW w:w="450" w:type="dxa"/>
          </w:tcPr>
          <w:p w14:paraId="430E9538" w14:textId="77777777" w:rsidR="00490FD0" w:rsidRDefault="00490FD0" w:rsidP="00733E63">
            <w:pPr>
              <w:ind w:firstLine="0"/>
              <w:rPr>
                <w:sz w:val="18"/>
                <w:szCs w:val="18"/>
              </w:rPr>
            </w:pPr>
            <w:r>
              <w:rPr>
                <w:sz w:val="18"/>
                <w:szCs w:val="18"/>
              </w:rPr>
              <w:t>5</w:t>
            </w:r>
          </w:p>
        </w:tc>
        <w:tc>
          <w:tcPr>
            <w:tcW w:w="590" w:type="dxa"/>
            <w:vAlign w:val="center"/>
          </w:tcPr>
          <w:p w14:paraId="217F4D21" w14:textId="77777777" w:rsidR="00490FD0" w:rsidRPr="00490FD0" w:rsidRDefault="00490FD0" w:rsidP="00733E63">
            <w:pPr>
              <w:ind w:firstLine="0"/>
              <w:jc w:val="center"/>
              <w:rPr>
                <w:sz w:val="18"/>
                <w:szCs w:val="18"/>
              </w:rPr>
            </w:pPr>
            <w:r w:rsidRPr="00490FD0">
              <w:rPr>
                <w:sz w:val="18"/>
                <w:szCs w:val="18"/>
                <w:lang w:val="vi-VN"/>
              </w:rPr>
              <w:t>2017</w:t>
            </w:r>
          </w:p>
        </w:tc>
        <w:tc>
          <w:tcPr>
            <w:tcW w:w="970" w:type="dxa"/>
            <w:vAlign w:val="center"/>
          </w:tcPr>
          <w:p w14:paraId="2BBE9EEA" w14:textId="77777777" w:rsidR="00490FD0" w:rsidRPr="00490FD0" w:rsidRDefault="00B558D0" w:rsidP="00733E63">
            <w:pPr>
              <w:ind w:firstLine="0"/>
              <w:jc w:val="center"/>
              <w:rPr>
                <w:sz w:val="18"/>
                <w:szCs w:val="18"/>
              </w:rPr>
            </w:pPr>
            <w:r>
              <w:rPr>
                <w:sz w:val="18"/>
                <w:szCs w:val="18"/>
                <w:lang w:val="vi-VN"/>
              </w:rPr>
              <w:t>Landsat-8</w:t>
            </w:r>
          </w:p>
        </w:tc>
        <w:tc>
          <w:tcPr>
            <w:tcW w:w="1595" w:type="dxa"/>
            <w:vAlign w:val="center"/>
          </w:tcPr>
          <w:p w14:paraId="4AE34C20" w14:textId="77777777" w:rsidR="00490FD0" w:rsidRPr="00490FD0" w:rsidRDefault="00490FD0" w:rsidP="00733E63">
            <w:pPr>
              <w:ind w:firstLine="0"/>
              <w:jc w:val="center"/>
              <w:rPr>
                <w:sz w:val="18"/>
                <w:szCs w:val="18"/>
              </w:rPr>
            </w:pPr>
            <w:r w:rsidRPr="00490FD0">
              <w:rPr>
                <w:sz w:val="18"/>
                <w:szCs w:val="18"/>
                <w:lang w:val="vi-VN"/>
              </w:rPr>
              <w:t>1.03%</w:t>
            </w:r>
          </w:p>
        </w:tc>
      </w:tr>
      <w:tr w:rsidR="00490FD0" w:rsidRPr="009A3755" w14:paraId="5057F3C8" w14:textId="77777777" w:rsidTr="007B17D5">
        <w:trPr>
          <w:jc w:val="center"/>
        </w:trPr>
        <w:tc>
          <w:tcPr>
            <w:tcW w:w="450" w:type="dxa"/>
            <w:vAlign w:val="center"/>
          </w:tcPr>
          <w:p w14:paraId="60922D24" w14:textId="77777777" w:rsidR="00490FD0" w:rsidRPr="00490FD0" w:rsidRDefault="00490FD0" w:rsidP="00490FD0">
            <w:pPr>
              <w:ind w:firstLine="0"/>
              <w:rPr>
                <w:sz w:val="18"/>
                <w:szCs w:val="18"/>
              </w:rPr>
            </w:pPr>
            <w:r w:rsidRPr="00490FD0">
              <w:rPr>
                <w:sz w:val="18"/>
                <w:szCs w:val="18"/>
                <w:lang w:val="vi-VN"/>
              </w:rPr>
              <w:t>6</w:t>
            </w:r>
          </w:p>
        </w:tc>
        <w:tc>
          <w:tcPr>
            <w:tcW w:w="590" w:type="dxa"/>
            <w:vAlign w:val="center"/>
          </w:tcPr>
          <w:p w14:paraId="62DA9B10" w14:textId="77777777" w:rsidR="00490FD0" w:rsidRPr="00490FD0" w:rsidRDefault="00490FD0" w:rsidP="00490FD0">
            <w:pPr>
              <w:ind w:firstLine="0"/>
              <w:jc w:val="center"/>
              <w:rPr>
                <w:sz w:val="18"/>
                <w:szCs w:val="18"/>
                <w:lang w:val="vi-VN"/>
              </w:rPr>
            </w:pPr>
            <w:r w:rsidRPr="00490FD0">
              <w:rPr>
                <w:sz w:val="18"/>
                <w:szCs w:val="18"/>
                <w:lang w:val="vi-VN"/>
              </w:rPr>
              <w:t>2018</w:t>
            </w:r>
          </w:p>
        </w:tc>
        <w:tc>
          <w:tcPr>
            <w:tcW w:w="970" w:type="dxa"/>
            <w:vAlign w:val="center"/>
          </w:tcPr>
          <w:p w14:paraId="777B9E9C" w14:textId="77777777" w:rsidR="00490FD0" w:rsidRPr="00490FD0" w:rsidRDefault="00B558D0" w:rsidP="00490FD0">
            <w:pPr>
              <w:ind w:firstLine="0"/>
              <w:jc w:val="center"/>
              <w:rPr>
                <w:sz w:val="18"/>
                <w:szCs w:val="18"/>
                <w:lang w:val="vi-VN"/>
              </w:rPr>
            </w:pPr>
            <w:r>
              <w:rPr>
                <w:sz w:val="18"/>
                <w:szCs w:val="18"/>
                <w:lang w:val="vi-VN"/>
              </w:rPr>
              <w:t>Landsat-8</w:t>
            </w:r>
          </w:p>
        </w:tc>
        <w:tc>
          <w:tcPr>
            <w:tcW w:w="1595" w:type="dxa"/>
            <w:vAlign w:val="center"/>
          </w:tcPr>
          <w:p w14:paraId="5C80B2CB" w14:textId="77777777" w:rsidR="00490FD0" w:rsidRPr="00490FD0" w:rsidRDefault="00490FD0" w:rsidP="00490FD0">
            <w:pPr>
              <w:ind w:firstLine="0"/>
              <w:jc w:val="center"/>
              <w:rPr>
                <w:sz w:val="18"/>
                <w:szCs w:val="18"/>
                <w:lang w:val="vi-VN"/>
              </w:rPr>
            </w:pPr>
            <w:r w:rsidRPr="00490FD0">
              <w:rPr>
                <w:sz w:val="18"/>
                <w:szCs w:val="18"/>
                <w:lang w:val="vi-VN"/>
              </w:rPr>
              <w:t>2.5%</w:t>
            </w:r>
          </w:p>
        </w:tc>
      </w:tr>
      <w:tr w:rsidR="00490FD0" w:rsidRPr="009A3755" w14:paraId="17098DA3" w14:textId="77777777" w:rsidTr="007B17D5">
        <w:trPr>
          <w:jc w:val="center"/>
        </w:trPr>
        <w:tc>
          <w:tcPr>
            <w:tcW w:w="450" w:type="dxa"/>
            <w:vAlign w:val="center"/>
          </w:tcPr>
          <w:p w14:paraId="593017EC" w14:textId="77777777" w:rsidR="00490FD0" w:rsidRPr="00490FD0" w:rsidRDefault="00490FD0" w:rsidP="00490FD0">
            <w:pPr>
              <w:ind w:firstLine="0"/>
              <w:rPr>
                <w:sz w:val="18"/>
                <w:szCs w:val="18"/>
              </w:rPr>
            </w:pPr>
            <w:r w:rsidRPr="00490FD0">
              <w:rPr>
                <w:sz w:val="18"/>
                <w:szCs w:val="18"/>
                <w:lang w:val="vi-VN"/>
              </w:rPr>
              <w:t>7</w:t>
            </w:r>
          </w:p>
        </w:tc>
        <w:tc>
          <w:tcPr>
            <w:tcW w:w="590" w:type="dxa"/>
            <w:vAlign w:val="center"/>
          </w:tcPr>
          <w:p w14:paraId="25129187" w14:textId="77777777" w:rsidR="00490FD0" w:rsidRPr="00490FD0" w:rsidRDefault="00490FD0" w:rsidP="00490FD0">
            <w:pPr>
              <w:ind w:firstLine="0"/>
              <w:jc w:val="center"/>
              <w:rPr>
                <w:sz w:val="18"/>
                <w:szCs w:val="18"/>
                <w:lang w:val="vi-VN"/>
              </w:rPr>
            </w:pPr>
            <w:r w:rsidRPr="00490FD0">
              <w:rPr>
                <w:sz w:val="18"/>
                <w:szCs w:val="18"/>
                <w:lang w:val="vi-VN"/>
              </w:rPr>
              <w:t>2019</w:t>
            </w:r>
          </w:p>
        </w:tc>
        <w:tc>
          <w:tcPr>
            <w:tcW w:w="970" w:type="dxa"/>
            <w:vAlign w:val="center"/>
          </w:tcPr>
          <w:p w14:paraId="5465A4E2" w14:textId="77777777" w:rsidR="00490FD0" w:rsidRPr="00490FD0" w:rsidRDefault="00B558D0" w:rsidP="00490FD0">
            <w:pPr>
              <w:ind w:firstLine="0"/>
              <w:jc w:val="center"/>
              <w:rPr>
                <w:sz w:val="18"/>
                <w:szCs w:val="18"/>
                <w:lang w:val="vi-VN"/>
              </w:rPr>
            </w:pPr>
            <w:r>
              <w:rPr>
                <w:sz w:val="18"/>
                <w:szCs w:val="18"/>
                <w:lang w:val="vi-VN"/>
              </w:rPr>
              <w:t>Sentinel-2</w:t>
            </w:r>
          </w:p>
        </w:tc>
        <w:tc>
          <w:tcPr>
            <w:tcW w:w="1595" w:type="dxa"/>
            <w:vAlign w:val="center"/>
          </w:tcPr>
          <w:p w14:paraId="5A735ED2" w14:textId="77777777" w:rsidR="00490FD0" w:rsidRPr="00490FD0" w:rsidRDefault="00490FD0" w:rsidP="00490FD0">
            <w:pPr>
              <w:ind w:firstLine="0"/>
              <w:jc w:val="center"/>
              <w:rPr>
                <w:sz w:val="18"/>
                <w:szCs w:val="18"/>
                <w:lang w:val="vi-VN"/>
              </w:rPr>
            </w:pPr>
            <w:r w:rsidRPr="00490FD0">
              <w:rPr>
                <w:sz w:val="18"/>
                <w:szCs w:val="18"/>
                <w:lang w:val="vi-VN"/>
              </w:rPr>
              <w:t>1.53%</w:t>
            </w:r>
          </w:p>
        </w:tc>
      </w:tr>
      <w:tr w:rsidR="00490FD0" w:rsidRPr="009A3755" w14:paraId="576B69DA" w14:textId="77777777" w:rsidTr="007B17D5">
        <w:trPr>
          <w:jc w:val="center"/>
        </w:trPr>
        <w:tc>
          <w:tcPr>
            <w:tcW w:w="450" w:type="dxa"/>
            <w:vAlign w:val="center"/>
          </w:tcPr>
          <w:p w14:paraId="648B568B" w14:textId="77777777" w:rsidR="00490FD0" w:rsidRPr="00490FD0" w:rsidRDefault="00490FD0" w:rsidP="00490FD0">
            <w:pPr>
              <w:ind w:firstLine="0"/>
              <w:rPr>
                <w:sz w:val="18"/>
                <w:szCs w:val="18"/>
              </w:rPr>
            </w:pPr>
            <w:r w:rsidRPr="00490FD0">
              <w:rPr>
                <w:sz w:val="18"/>
                <w:szCs w:val="18"/>
                <w:lang w:val="vi-VN"/>
              </w:rPr>
              <w:t>8</w:t>
            </w:r>
          </w:p>
        </w:tc>
        <w:tc>
          <w:tcPr>
            <w:tcW w:w="590" w:type="dxa"/>
            <w:vAlign w:val="center"/>
          </w:tcPr>
          <w:p w14:paraId="5083F267" w14:textId="77777777" w:rsidR="00490FD0" w:rsidRPr="00490FD0" w:rsidRDefault="00490FD0" w:rsidP="00490FD0">
            <w:pPr>
              <w:ind w:firstLine="0"/>
              <w:jc w:val="center"/>
              <w:rPr>
                <w:sz w:val="18"/>
                <w:szCs w:val="18"/>
                <w:lang w:val="vi-VN"/>
              </w:rPr>
            </w:pPr>
            <w:r w:rsidRPr="00490FD0">
              <w:rPr>
                <w:sz w:val="18"/>
                <w:szCs w:val="18"/>
                <w:lang w:val="vi-VN"/>
              </w:rPr>
              <w:t>2020</w:t>
            </w:r>
          </w:p>
        </w:tc>
        <w:tc>
          <w:tcPr>
            <w:tcW w:w="970" w:type="dxa"/>
            <w:vAlign w:val="center"/>
          </w:tcPr>
          <w:p w14:paraId="70F74670" w14:textId="77777777" w:rsidR="00490FD0" w:rsidRPr="00490FD0" w:rsidRDefault="00B558D0" w:rsidP="00490FD0">
            <w:pPr>
              <w:ind w:firstLine="0"/>
              <w:jc w:val="center"/>
              <w:rPr>
                <w:sz w:val="18"/>
                <w:szCs w:val="18"/>
                <w:lang w:val="vi-VN"/>
              </w:rPr>
            </w:pPr>
            <w:r>
              <w:rPr>
                <w:sz w:val="18"/>
                <w:szCs w:val="18"/>
                <w:lang w:val="vi-VN"/>
              </w:rPr>
              <w:t>Sentinel-2</w:t>
            </w:r>
          </w:p>
        </w:tc>
        <w:tc>
          <w:tcPr>
            <w:tcW w:w="1595" w:type="dxa"/>
            <w:vAlign w:val="center"/>
          </w:tcPr>
          <w:p w14:paraId="59561B8A" w14:textId="77777777" w:rsidR="00490FD0" w:rsidRPr="00490FD0" w:rsidRDefault="00490FD0" w:rsidP="00490FD0">
            <w:pPr>
              <w:ind w:firstLine="0"/>
              <w:jc w:val="center"/>
              <w:rPr>
                <w:sz w:val="18"/>
                <w:szCs w:val="18"/>
                <w:lang w:val="vi-VN"/>
              </w:rPr>
            </w:pPr>
            <w:r w:rsidRPr="00490FD0">
              <w:rPr>
                <w:sz w:val="18"/>
                <w:szCs w:val="18"/>
                <w:lang w:val="vi-VN"/>
              </w:rPr>
              <w:t>0.98%</w:t>
            </w:r>
          </w:p>
        </w:tc>
      </w:tr>
      <w:tr w:rsidR="00490FD0" w:rsidRPr="009A3755" w14:paraId="3A8231F3" w14:textId="77777777" w:rsidTr="007B17D5">
        <w:trPr>
          <w:jc w:val="center"/>
        </w:trPr>
        <w:tc>
          <w:tcPr>
            <w:tcW w:w="450" w:type="dxa"/>
            <w:vAlign w:val="center"/>
          </w:tcPr>
          <w:p w14:paraId="4EC8BF8A" w14:textId="77777777" w:rsidR="00490FD0" w:rsidRPr="00490FD0" w:rsidRDefault="00490FD0" w:rsidP="00490FD0">
            <w:pPr>
              <w:ind w:firstLine="0"/>
              <w:rPr>
                <w:sz w:val="18"/>
                <w:szCs w:val="18"/>
              </w:rPr>
            </w:pPr>
            <w:r w:rsidRPr="00490FD0">
              <w:rPr>
                <w:sz w:val="18"/>
                <w:szCs w:val="18"/>
                <w:lang w:val="vi-VN"/>
              </w:rPr>
              <w:t>9</w:t>
            </w:r>
          </w:p>
        </w:tc>
        <w:tc>
          <w:tcPr>
            <w:tcW w:w="590" w:type="dxa"/>
            <w:vAlign w:val="center"/>
          </w:tcPr>
          <w:p w14:paraId="0668E7D4" w14:textId="77777777" w:rsidR="00490FD0" w:rsidRPr="00490FD0" w:rsidRDefault="00490FD0" w:rsidP="00490FD0">
            <w:pPr>
              <w:ind w:firstLine="0"/>
              <w:jc w:val="center"/>
              <w:rPr>
                <w:sz w:val="18"/>
                <w:szCs w:val="18"/>
                <w:lang w:val="vi-VN"/>
              </w:rPr>
            </w:pPr>
            <w:r w:rsidRPr="00490FD0">
              <w:rPr>
                <w:sz w:val="18"/>
                <w:szCs w:val="18"/>
                <w:lang w:val="vi-VN"/>
              </w:rPr>
              <w:t>2021</w:t>
            </w:r>
          </w:p>
        </w:tc>
        <w:tc>
          <w:tcPr>
            <w:tcW w:w="970" w:type="dxa"/>
            <w:vAlign w:val="center"/>
          </w:tcPr>
          <w:p w14:paraId="01926991" w14:textId="77777777" w:rsidR="00490FD0" w:rsidRPr="00490FD0" w:rsidRDefault="00B558D0" w:rsidP="00490FD0">
            <w:pPr>
              <w:ind w:firstLine="0"/>
              <w:jc w:val="center"/>
              <w:rPr>
                <w:sz w:val="18"/>
                <w:szCs w:val="18"/>
                <w:lang w:val="vi-VN"/>
              </w:rPr>
            </w:pPr>
            <w:r>
              <w:rPr>
                <w:sz w:val="18"/>
                <w:szCs w:val="18"/>
                <w:lang w:val="vi-VN"/>
              </w:rPr>
              <w:t>Sentinel-2</w:t>
            </w:r>
          </w:p>
        </w:tc>
        <w:tc>
          <w:tcPr>
            <w:tcW w:w="1595" w:type="dxa"/>
            <w:vAlign w:val="center"/>
          </w:tcPr>
          <w:p w14:paraId="68E87FF8" w14:textId="77777777" w:rsidR="00490FD0" w:rsidRPr="00490FD0" w:rsidRDefault="00490FD0" w:rsidP="00490FD0">
            <w:pPr>
              <w:ind w:firstLine="0"/>
              <w:jc w:val="center"/>
              <w:rPr>
                <w:sz w:val="18"/>
                <w:szCs w:val="18"/>
                <w:lang w:val="vi-VN"/>
              </w:rPr>
            </w:pPr>
            <w:r w:rsidRPr="00490FD0">
              <w:rPr>
                <w:sz w:val="18"/>
                <w:szCs w:val="18"/>
                <w:lang w:val="vi-VN"/>
              </w:rPr>
              <w:t xml:space="preserve">0.73% </w:t>
            </w:r>
          </w:p>
        </w:tc>
      </w:tr>
      <w:tr w:rsidR="00490FD0" w:rsidRPr="009A3755" w14:paraId="4ABCA6F8" w14:textId="77777777" w:rsidTr="007B17D5">
        <w:trPr>
          <w:jc w:val="center"/>
        </w:trPr>
        <w:tc>
          <w:tcPr>
            <w:tcW w:w="450" w:type="dxa"/>
            <w:vAlign w:val="center"/>
          </w:tcPr>
          <w:p w14:paraId="2FC308F3" w14:textId="77777777" w:rsidR="00490FD0" w:rsidRPr="00490FD0" w:rsidRDefault="00490FD0" w:rsidP="00490FD0">
            <w:pPr>
              <w:ind w:firstLine="0"/>
              <w:rPr>
                <w:sz w:val="18"/>
                <w:szCs w:val="18"/>
              </w:rPr>
            </w:pPr>
            <w:r w:rsidRPr="00490FD0">
              <w:rPr>
                <w:sz w:val="18"/>
                <w:szCs w:val="18"/>
                <w:lang w:val="vi-VN"/>
              </w:rPr>
              <w:t>10</w:t>
            </w:r>
          </w:p>
        </w:tc>
        <w:tc>
          <w:tcPr>
            <w:tcW w:w="590" w:type="dxa"/>
            <w:vAlign w:val="center"/>
          </w:tcPr>
          <w:p w14:paraId="683B2BAA" w14:textId="77777777" w:rsidR="00490FD0" w:rsidRPr="00490FD0" w:rsidRDefault="00490FD0" w:rsidP="00490FD0">
            <w:pPr>
              <w:ind w:firstLine="0"/>
              <w:jc w:val="center"/>
              <w:rPr>
                <w:sz w:val="18"/>
                <w:szCs w:val="18"/>
                <w:lang w:val="vi-VN"/>
              </w:rPr>
            </w:pPr>
            <w:r w:rsidRPr="00490FD0">
              <w:rPr>
                <w:sz w:val="18"/>
                <w:szCs w:val="18"/>
                <w:lang w:val="vi-VN"/>
              </w:rPr>
              <w:t>2022</w:t>
            </w:r>
          </w:p>
        </w:tc>
        <w:tc>
          <w:tcPr>
            <w:tcW w:w="970" w:type="dxa"/>
            <w:vAlign w:val="center"/>
          </w:tcPr>
          <w:p w14:paraId="41070D59" w14:textId="77777777" w:rsidR="00490FD0" w:rsidRPr="00490FD0" w:rsidRDefault="00B558D0" w:rsidP="00490FD0">
            <w:pPr>
              <w:ind w:firstLine="0"/>
              <w:jc w:val="center"/>
              <w:rPr>
                <w:sz w:val="18"/>
                <w:szCs w:val="18"/>
                <w:lang w:val="vi-VN"/>
              </w:rPr>
            </w:pPr>
            <w:r>
              <w:rPr>
                <w:sz w:val="18"/>
                <w:szCs w:val="18"/>
                <w:lang w:val="vi-VN"/>
              </w:rPr>
              <w:t>Sentinel-2</w:t>
            </w:r>
          </w:p>
        </w:tc>
        <w:tc>
          <w:tcPr>
            <w:tcW w:w="1595" w:type="dxa"/>
            <w:vAlign w:val="center"/>
          </w:tcPr>
          <w:p w14:paraId="4697DB16" w14:textId="77777777" w:rsidR="00490FD0" w:rsidRPr="00490FD0" w:rsidRDefault="00490FD0" w:rsidP="00490FD0">
            <w:pPr>
              <w:ind w:firstLine="0"/>
              <w:jc w:val="center"/>
              <w:rPr>
                <w:sz w:val="18"/>
                <w:szCs w:val="18"/>
                <w:lang w:val="vi-VN"/>
              </w:rPr>
            </w:pPr>
            <w:r w:rsidRPr="00490FD0">
              <w:rPr>
                <w:sz w:val="18"/>
                <w:szCs w:val="18"/>
                <w:lang w:val="vi-VN"/>
              </w:rPr>
              <w:t>1.22%</w:t>
            </w:r>
          </w:p>
        </w:tc>
      </w:tr>
      <w:tr w:rsidR="00490FD0" w:rsidRPr="005D7B5D" w14:paraId="4EBB7081" w14:textId="77777777" w:rsidTr="007B17D5">
        <w:trPr>
          <w:jc w:val="center"/>
        </w:trPr>
        <w:tc>
          <w:tcPr>
            <w:tcW w:w="450" w:type="dxa"/>
            <w:tcBorders>
              <w:bottom w:val="single" w:sz="12" w:space="0" w:color="auto"/>
            </w:tcBorders>
            <w:vAlign w:val="center"/>
          </w:tcPr>
          <w:p w14:paraId="425E58FA" w14:textId="77777777" w:rsidR="00490FD0" w:rsidRPr="00490FD0" w:rsidRDefault="00490FD0" w:rsidP="00490FD0">
            <w:pPr>
              <w:ind w:firstLine="0"/>
              <w:rPr>
                <w:sz w:val="18"/>
                <w:szCs w:val="18"/>
              </w:rPr>
            </w:pPr>
            <w:r w:rsidRPr="005D7B5D">
              <w:rPr>
                <w:sz w:val="18"/>
                <w:szCs w:val="18"/>
              </w:rPr>
              <w:t>11</w:t>
            </w:r>
          </w:p>
        </w:tc>
        <w:tc>
          <w:tcPr>
            <w:tcW w:w="590" w:type="dxa"/>
            <w:tcBorders>
              <w:bottom w:val="single" w:sz="12" w:space="0" w:color="auto"/>
            </w:tcBorders>
            <w:vAlign w:val="center"/>
          </w:tcPr>
          <w:p w14:paraId="38884357" w14:textId="77777777" w:rsidR="00490FD0" w:rsidRPr="005D7B5D" w:rsidRDefault="00490FD0" w:rsidP="005D7B5D">
            <w:pPr>
              <w:ind w:firstLine="0"/>
              <w:jc w:val="center"/>
              <w:rPr>
                <w:sz w:val="18"/>
                <w:szCs w:val="18"/>
                <w:lang w:val="vi-VN"/>
              </w:rPr>
            </w:pPr>
            <w:r w:rsidRPr="005D7B5D">
              <w:rPr>
                <w:sz w:val="18"/>
                <w:szCs w:val="18"/>
                <w:lang w:val="vi-VN"/>
              </w:rPr>
              <w:t>2023</w:t>
            </w:r>
          </w:p>
        </w:tc>
        <w:tc>
          <w:tcPr>
            <w:tcW w:w="970" w:type="dxa"/>
            <w:tcBorders>
              <w:bottom w:val="single" w:sz="12" w:space="0" w:color="auto"/>
            </w:tcBorders>
            <w:vAlign w:val="center"/>
          </w:tcPr>
          <w:p w14:paraId="5E8C363F" w14:textId="77777777" w:rsidR="00490FD0" w:rsidRPr="005D7B5D" w:rsidRDefault="00B558D0" w:rsidP="005D7B5D">
            <w:pPr>
              <w:ind w:firstLine="0"/>
              <w:jc w:val="center"/>
              <w:rPr>
                <w:sz w:val="18"/>
                <w:szCs w:val="18"/>
              </w:rPr>
            </w:pPr>
            <w:r w:rsidRPr="005D7B5D">
              <w:rPr>
                <w:sz w:val="18"/>
                <w:szCs w:val="18"/>
                <w:lang w:val="vi-VN"/>
              </w:rPr>
              <w:t>Sentinel-2</w:t>
            </w:r>
          </w:p>
        </w:tc>
        <w:tc>
          <w:tcPr>
            <w:tcW w:w="1595" w:type="dxa"/>
            <w:tcBorders>
              <w:bottom w:val="single" w:sz="12" w:space="0" w:color="auto"/>
            </w:tcBorders>
            <w:vAlign w:val="center"/>
          </w:tcPr>
          <w:p w14:paraId="440A0054" w14:textId="77777777" w:rsidR="00490FD0" w:rsidRPr="005D7B5D" w:rsidRDefault="00490FD0" w:rsidP="005D7B5D">
            <w:pPr>
              <w:ind w:firstLine="0"/>
              <w:jc w:val="center"/>
              <w:rPr>
                <w:sz w:val="18"/>
                <w:szCs w:val="18"/>
                <w:lang w:val="vi-VN"/>
              </w:rPr>
            </w:pPr>
            <w:r w:rsidRPr="005D7B5D">
              <w:rPr>
                <w:sz w:val="18"/>
                <w:szCs w:val="18"/>
                <w:lang w:val="vi-VN"/>
              </w:rPr>
              <w:t>0.88%</w:t>
            </w:r>
          </w:p>
        </w:tc>
      </w:tr>
    </w:tbl>
    <w:p w14:paraId="07D7E47A" w14:textId="77777777" w:rsidR="00490FD0" w:rsidRDefault="00490FD0" w:rsidP="001263EC">
      <w:pPr>
        <w:autoSpaceDE w:val="0"/>
        <w:autoSpaceDN w:val="0"/>
        <w:adjustRightInd w:val="0"/>
        <w:ind w:firstLine="0"/>
        <w:rPr>
          <w:rFonts w:ascii="Times New Roman" w:hAnsi="Times New Roman"/>
          <w:lang w:val="vi-VN" w:eastAsia="en-US"/>
        </w:rPr>
      </w:pPr>
    </w:p>
    <w:p w14:paraId="353725C9" w14:textId="72DA34A5" w:rsidR="00B36BF9" w:rsidRPr="00393115" w:rsidRDefault="00880BC6" w:rsidP="00C23EB7">
      <w:pPr>
        <w:pStyle w:val="heading20"/>
        <w:spacing w:before="120" w:after="160" w:line="240" w:lineRule="atLeast"/>
        <w:rPr>
          <w:color w:val="FF0000"/>
          <w:lang w:val="vi-VN"/>
        </w:rPr>
      </w:pPr>
      <w:r>
        <w:lastRenderedPageBreak/>
        <w:t>2</w:t>
      </w:r>
      <w:r w:rsidR="00B36BF9" w:rsidRPr="00B36BF9">
        <w:t>.</w:t>
      </w:r>
      <w:r>
        <w:t>3</w:t>
      </w:r>
      <w:r w:rsidR="00F37FB6">
        <w:t xml:space="preserve">   </w:t>
      </w:r>
      <w:r>
        <w:t>Method used</w:t>
      </w:r>
    </w:p>
    <w:p w14:paraId="1FB154BC" w14:textId="3CD1F020" w:rsidR="00FB132A" w:rsidRDefault="006905E9" w:rsidP="000B1D36">
      <w:pPr>
        <w:autoSpaceDE w:val="0"/>
        <w:autoSpaceDN w:val="0"/>
        <w:adjustRightInd w:val="0"/>
        <w:ind w:firstLine="0"/>
      </w:pPr>
      <w:r>
        <w:t>Support Vector Machine (</w:t>
      </w:r>
      <w:r w:rsidR="00F21EDD" w:rsidRPr="00F21EDD">
        <w:t>SVM</w:t>
      </w:r>
      <w:r>
        <w:t>)</w:t>
      </w:r>
      <w:r w:rsidR="00F21EDD" w:rsidRPr="00F21EDD">
        <w:t xml:space="preserve"> is a supervised machine learning algorithm known for its effectiveness, even when training samples are limited. It performs well in both classification and regression tasks</w:t>
      </w:r>
      <w:r w:rsidR="00010ABB">
        <w:rPr>
          <w:lang w:val="vi-VN"/>
        </w:rPr>
        <w:t xml:space="preserve">. </w:t>
      </w:r>
      <w:r w:rsidR="00010ABB" w:rsidRPr="00FB60E8">
        <w:t>The SVM algorithm strategically separates support vectors to distinctly classify data points, with the primary objective of identifying two types of independent support vectors with the largest amplitude</w:t>
      </w:r>
      <w:r w:rsidR="009132A7">
        <w:rPr>
          <w:lang w:val="vi-VN"/>
        </w:rPr>
        <w:t xml:space="preserve"> </w:t>
      </w:r>
      <w:r w:rsidR="009132A7">
        <w:rPr>
          <w:lang w:val="vi-VN"/>
        </w:rPr>
        <w:fldChar w:fldCharType="begin"/>
      </w:r>
      <w:r w:rsidR="009132A7">
        <w:rPr>
          <w:lang w:val="vi-VN"/>
        </w:rPr>
        <w:instrText xml:space="preserve"> ADDIN EN.CITE &lt;EndNote&gt;&lt;Cite&gt;&lt;Author&gt;Vapnik&lt;/Author&gt;&lt;Year&gt;1982&lt;/Year&gt;&lt;RecNum&gt;2041&lt;/RecNum&gt;&lt;DisplayText&gt;&lt;style font="Times New Roman" size="10"&gt;[26]&lt;/style&gt;&lt;/DisplayText&gt;&lt;record&gt;&lt;rec-number&gt;2041&lt;/rec-number&gt;&lt;foreign-keys&gt;&lt;key app="EN" db-id="fxxw2zfrispf9ceaaeyve9enre92vx5pf9pw" timestamp="1716342685"&gt;2041&lt;/key&gt;&lt;/foreign-keys&gt;&lt;ref-type name="Journal Article"&gt;17&lt;/ref-type&gt;&lt;contributors&gt;&lt;authors&gt;&lt;author&gt; Vapnik, Vladimir Naumovich, and Samuel Kotz&lt;/author&gt;&lt;/authors&gt;&lt;/contributors&gt;&lt;titles&gt;&lt;title&gt;Estimation of dependences based on empirical data&lt;/title&gt;&lt;secondary-title&gt;Springer-Verlag&lt;/secondary-title&gt;&lt;/titles&gt;&lt;periodical&gt;&lt;full-title&gt;Springer-Verlag&lt;/full-title&gt;&lt;/periodical&gt;&lt;volume&gt;40&lt;/volume&gt;&lt;dates&gt;&lt;year&gt;1982&lt;/year&gt;&lt;/dates&gt;&lt;urls&gt;&lt;/urls&gt;&lt;/record&gt;&lt;/Cite&gt;&lt;/EndNote&gt;</w:instrText>
      </w:r>
      <w:r w:rsidR="009132A7">
        <w:rPr>
          <w:lang w:val="vi-VN"/>
        </w:rPr>
        <w:fldChar w:fldCharType="separate"/>
      </w:r>
      <w:r w:rsidR="009132A7" w:rsidRPr="009132A7">
        <w:rPr>
          <w:rFonts w:ascii="Times New Roman" w:hAnsi="Times New Roman"/>
          <w:noProof/>
          <w:lang w:val="vi-VN"/>
        </w:rPr>
        <w:t>[26]</w:t>
      </w:r>
      <w:r w:rsidR="009132A7">
        <w:rPr>
          <w:lang w:val="vi-VN"/>
        </w:rPr>
        <w:fldChar w:fldCharType="end"/>
      </w:r>
      <w:r w:rsidR="009132A7">
        <w:rPr>
          <w:lang w:val="vi-VN"/>
        </w:rPr>
        <w:t>,</w:t>
      </w:r>
      <w:r w:rsidR="00010ABB" w:rsidRPr="00FB60E8">
        <w:t xml:space="preserve"> </w:t>
      </w:r>
      <w:r w:rsidR="00010ABB" w:rsidRPr="0000274E">
        <w:rPr>
          <w:lang w:val="vi-VN"/>
        </w:rPr>
        <w:fldChar w:fldCharType="begin"/>
      </w:r>
      <w:r w:rsidR="009132A7">
        <w:rPr>
          <w:lang w:val="vi-VN"/>
        </w:rPr>
        <w:instrText xml:space="preserve"> ADDIN EN.CITE &lt;EndNote&gt;&lt;Cite&gt;&lt;Author&gt;Cortes&lt;/Author&gt;&lt;Year&gt;1995&lt;/Year&gt;&lt;RecNum&gt;1828&lt;/RecNum&gt;&lt;DisplayText&gt;&lt;style font="Times New Roman" size="10"&gt;[27]&lt;/style&gt;&lt;/DisplayText&gt;&lt;record&gt;&lt;rec-number&gt;1828&lt;/rec-number&gt;&lt;foreign-keys&gt;&lt;key app="EN" db-id="fxxw2zfrispf9ceaaeyve9enre92vx5pf9pw" timestamp="1692803563"&gt;1828&lt;/key&gt;&lt;/foreign-keys&gt;&lt;ref-type name="Journal Article"&gt;17&lt;/ref-type&gt;&lt;contributors&gt;&lt;authors&gt;&lt;author&gt;Cortes, Corinna&lt;/author&gt;&lt;author&gt;Vapnik, Vladimir&lt;/author&gt;&lt;/authors&gt;&lt;/contributors&gt;&lt;titles&gt;&lt;title&gt;Support-vector networks&lt;/title&gt;&lt;secondary-title&gt;Machine learning&lt;/secondary-title&gt;&lt;/titles&gt;&lt;periodical&gt;&lt;full-title&gt;Machine learning&lt;/full-title&gt;&lt;/periodical&gt;&lt;pages&gt;273-297&lt;/pages&gt;&lt;volume&gt;20&lt;/volume&gt;&lt;dates&gt;&lt;year&gt;1995&lt;/year&gt;&lt;/dates&gt;&lt;isbn&gt;0885-6125&lt;/isbn&gt;&lt;urls&gt;&lt;/urls&gt;&lt;language&gt;English&lt;/language&gt;&lt;/record&gt;&lt;/Cite&gt;&lt;/EndNote&gt;</w:instrText>
      </w:r>
      <w:r w:rsidR="00010ABB" w:rsidRPr="0000274E">
        <w:rPr>
          <w:lang w:val="vi-VN"/>
        </w:rPr>
        <w:fldChar w:fldCharType="separate"/>
      </w:r>
      <w:r w:rsidR="009132A7" w:rsidRPr="009132A7">
        <w:rPr>
          <w:rFonts w:ascii="Times New Roman" w:hAnsi="Times New Roman"/>
          <w:noProof/>
          <w:lang w:val="vi-VN"/>
        </w:rPr>
        <w:t>[27]</w:t>
      </w:r>
      <w:r w:rsidR="00010ABB" w:rsidRPr="0000274E">
        <w:rPr>
          <w:lang w:val="vi-VN"/>
        </w:rPr>
        <w:fldChar w:fldCharType="end"/>
      </w:r>
      <w:r w:rsidR="00010ABB">
        <w:rPr>
          <w:lang w:val="vi-VN"/>
        </w:rPr>
        <w:t>.</w:t>
      </w:r>
      <w:r w:rsidR="00010ABB" w:rsidRPr="00FB60E8">
        <w:t xml:space="preserve"> </w:t>
      </w:r>
      <w:r w:rsidR="00B35CC9" w:rsidRPr="00FB60E8">
        <w:t>Fig</w:t>
      </w:r>
      <w:r w:rsidR="00B35CC9">
        <w:t>.</w:t>
      </w:r>
      <w:r w:rsidR="00B35CC9" w:rsidRPr="00FB60E8">
        <w:t xml:space="preserve"> </w:t>
      </w:r>
      <w:r w:rsidR="00010ABB" w:rsidRPr="00FB60E8">
        <w:t xml:space="preserve">2 </w:t>
      </w:r>
      <w:r w:rsidR="00010ABB">
        <w:t>illustrates</w:t>
      </w:r>
      <w:r w:rsidR="00010ABB" w:rsidRPr="00FB60E8">
        <w:t xml:space="preserve"> the SVM algorithm model.</w:t>
      </w:r>
    </w:p>
    <w:p w14:paraId="7169D9AB" w14:textId="77777777" w:rsidR="004A7D96" w:rsidRDefault="004A7D96" w:rsidP="000B1D36">
      <w:pPr>
        <w:autoSpaceDE w:val="0"/>
        <w:autoSpaceDN w:val="0"/>
        <w:adjustRightInd w:val="0"/>
        <w:ind w:firstLine="0"/>
      </w:pPr>
    </w:p>
    <w:p w14:paraId="710C6172" w14:textId="2590E5AD" w:rsidR="0062452F" w:rsidRDefault="003B562C" w:rsidP="000B1D36">
      <w:pPr>
        <w:autoSpaceDE w:val="0"/>
        <w:autoSpaceDN w:val="0"/>
        <w:adjustRightInd w:val="0"/>
        <w:ind w:firstLine="0"/>
      </w:pPr>
      <w:r>
        <w:rPr>
          <w:noProof/>
        </w:rPr>
        <w:drawing>
          <wp:inline distT="0" distB="0" distL="0" distR="0" wp14:anchorId="3219D461" wp14:editId="3452192A">
            <wp:extent cx="4358005" cy="1983105"/>
            <wp:effectExtent l="0" t="0" r="4445" b="0"/>
            <wp:docPr id="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hqprint">
                      <a:extLst>
                        <a:ext uri="{28A0092B-C50C-407E-A947-70E740481C1C}">
                          <a14:useLocalDpi xmlns:a14="http://schemas.microsoft.com/office/drawing/2010/main"/>
                        </a:ext>
                      </a:extLst>
                    </a:blip>
                    <a:srcRect/>
                    <a:stretch>
                      <a:fillRect/>
                    </a:stretch>
                  </pic:blipFill>
                  <pic:spPr bwMode="auto">
                    <a:xfrm>
                      <a:off x="0" y="0"/>
                      <a:ext cx="4358005" cy="1983105"/>
                    </a:xfrm>
                    <a:prstGeom prst="rect">
                      <a:avLst/>
                    </a:prstGeom>
                    <a:noFill/>
                    <a:ln w="3175" cmpd="sng">
                      <a:noFill/>
                      <a:miter lim="800000"/>
                      <a:headEnd/>
                      <a:tailEnd/>
                    </a:ln>
                    <a:effectLst/>
                  </pic:spPr>
                </pic:pic>
              </a:graphicData>
            </a:graphic>
          </wp:inline>
        </w:drawing>
      </w:r>
    </w:p>
    <w:p w14:paraId="0303589D" w14:textId="3398CAF1" w:rsidR="00FB132A" w:rsidRPr="005D7B5D" w:rsidRDefault="008958BB" w:rsidP="00EB09C2">
      <w:pPr>
        <w:pStyle w:val="Caption"/>
        <w:ind w:firstLine="0"/>
        <w:rPr>
          <w:rFonts w:ascii="Times New Roman" w:hAnsi="Times New Roman"/>
          <w:bCs/>
          <w:sz w:val="18"/>
          <w:szCs w:val="18"/>
        </w:rPr>
      </w:pPr>
      <w:r w:rsidRPr="00AD643E">
        <w:rPr>
          <w:sz w:val="18"/>
          <w:szCs w:val="18"/>
        </w:rPr>
        <w:t xml:space="preserve">Fig. </w:t>
      </w:r>
      <w:r w:rsidRPr="00AD643E">
        <w:rPr>
          <w:sz w:val="18"/>
          <w:szCs w:val="18"/>
        </w:rPr>
        <w:fldChar w:fldCharType="begin"/>
      </w:r>
      <w:r w:rsidRPr="00AD643E">
        <w:rPr>
          <w:sz w:val="18"/>
          <w:szCs w:val="18"/>
        </w:rPr>
        <w:instrText xml:space="preserve"> SEQ Fig. \* ARABIC </w:instrText>
      </w:r>
      <w:r w:rsidRPr="00AD643E">
        <w:rPr>
          <w:sz w:val="18"/>
          <w:szCs w:val="18"/>
        </w:rPr>
        <w:fldChar w:fldCharType="separate"/>
      </w:r>
      <w:r w:rsidR="001442E2">
        <w:rPr>
          <w:noProof/>
          <w:sz w:val="18"/>
          <w:szCs w:val="18"/>
        </w:rPr>
        <w:t>2</w:t>
      </w:r>
      <w:r w:rsidRPr="00AD643E">
        <w:rPr>
          <w:sz w:val="18"/>
          <w:szCs w:val="18"/>
        </w:rPr>
        <w:fldChar w:fldCharType="end"/>
      </w:r>
      <w:r w:rsidRPr="00AD643E">
        <w:rPr>
          <w:sz w:val="18"/>
          <w:szCs w:val="18"/>
        </w:rPr>
        <w:t xml:space="preserve">. </w:t>
      </w:r>
      <w:r w:rsidR="00394EB6" w:rsidRPr="00AD643E">
        <w:rPr>
          <w:rFonts w:ascii="Times New Roman" w:hAnsi="Times New Roman"/>
          <w:b w:val="0"/>
          <w:bCs/>
          <w:sz w:val="18"/>
          <w:szCs w:val="18"/>
          <w:lang w:val="vi-VN"/>
        </w:rPr>
        <w:t>SVM algorithm illustration</w:t>
      </w:r>
      <w:r w:rsidR="00FB132A" w:rsidRPr="00AD643E">
        <w:rPr>
          <w:rFonts w:ascii="Times New Roman" w:hAnsi="Times New Roman"/>
          <w:b w:val="0"/>
          <w:bCs/>
          <w:sz w:val="18"/>
          <w:szCs w:val="18"/>
          <w:lang w:val="vi-VN"/>
        </w:rPr>
        <w:t>.</w:t>
      </w:r>
      <w:r w:rsidR="00E250FB" w:rsidRPr="00AD643E">
        <w:rPr>
          <w:rFonts w:ascii="Times New Roman" w:hAnsi="Times New Roman"/>
          <w:b w:val="0"/>
          <w:bCs/>
          <w:sz w:val="18"/>
          <w:szCs w:val="18"/>
          <w:lang w:val="vi-VN"/>
        </w:rPr>
        <w:t xml:space="preserve"> In (a), H3 (brown) does not separate the two data layers. H1 (black) separates the two classes with a small </w:t>
      </w:r>
      <w:r w:rsidR="003459B9" w:rsidRPr="00AD643E">
        <w:rPr>
          <w:rFonts w:ascii="Times New Roman" w:hAnsi="Times New Roman"/>
          <w:b w:val="0"/>
          <w:bCs/>
          <w:sz w:val="18"/>
          <w:szCs w:val="18"/>
          <w:lang w:val="vi-VN"/>
        </w:rPr>
        <w:t>m</w:t>
      </w:r>
      <w:r w:rsidR="00E250FB" w:rsidRPr="00AD643E">
        <w:rPr>
          <w:rFonts w:ascii="Times New Roman" w:hAnsi="Times New Roman"/>
          <w:b w:val="0"/>
          <w:bCs/>
          <w:sz w:val="18"/>
          <w:szCs w:val="18"/>
          <w:lang w:val="vi-VN"/>
        </w:rPr>
        <w:t>argin</w:t>
      </w:r>
      <w:r w:rsidR="00D359DA" w:rsidRPr="00AD643E">
        <w:rPr>
          <w:rFonts w:ascii="Times New Roman" w:hAnsi="Times New Roman"/>
          <w:b w:val="0"/>
          <w:bCs/>
          <w:sz w:val="18"/>
          <w:szCs w:val="18"/>
          <w:lang w:val="vi-VN"/>
        </w:rPr>
        <w:t>,</w:t>
      </w:r>
      <w:r w:rsidR="00E250FB" w:rsidRPr="00AD643E">
        <w:rPr>
          <w:rFonts w:ascii="Times New Roman" w:hAnsi="Times New Roman"/>
          <w:b w:val="0"/>
          <w:bCs/>
          <w:sz w:val="18"/>
          <w:szCs w:val="18"/>
          <w:lang w:val="vi-VN"/>
        </w:rPr>
        <w:t xml:space="preserve"> and H2 (red) separates with a </w:t>
      </w:r>
      <w:r w:rsidR="003459B9" w:rsidRPr="00AD643E">
        <w:rPr>
          <w:rFonts w:ascii="Times New Roman" w:hAnsi="Times New Roman"/>
          <w:b w:val="0"/>
          <w:bCs/>
          <w:sz w:val="18"/>
          <w:szCs w:val="18"/>
          <w:lang w:val="vi-VN"/>
        </w:rPr>
        <w:t>m</w:t>
      </w:r>
      <w:r w:rsidR="00E250FB" w:rsidRPr="00AD643E">
        <w:rPr>
          <w:rFonts w:ascii="Times New Roman" w:hAnsi="Times New Roman"/>
          <w:b w:val="0"/>
          <w:bCs/>
          <w:sz w:val="18"/>
          <w:szCs w:val="18"/>
          <w:lang w:val="vi-VN"/>
        </w:rPr>
        <w:t xml:space="preserve">aximum </w:t>
      </w:r>
      <w:r w:rsidR="003459B9" w:rsidRPr="00AD643E">
        <w:rPr>
          <w:rFonts w:ascii="Times New Roman" w:hAnsi="Times New Roman"/>
          <w:b w:val="0"/>
          <w:bCs/>
          <w:sz w:val="18"/>
          <w:szCs w:val="18"/>
          <w:lang w:val="vi-VN"/>
        </w:rPr>
        <w:t>m</w:t>
      </w:r>
      <w:r w:rsidR="00E250FB" w:rsidRPr="00AD643E">
        <w:rPr>
          <w:rFonts w:ascii="Times New Roman" w:hAnsi="Times New Roman"/>
          <w:b w:val="0"/>
          <w:bCs/>
          <w:sz w:val="18"/>
          <w:szCs w:val="18"/>
          <w:lang w:val="vi-VN"/>
        </w:rPr>
        <w:t xml:space="preserve">argin. In (b), </w:t>
      </w:r>
      <w:r w:rsidR="000336D1" w:rsidRPr="00AD643E">
        <w:rPr>
          <w:rFonts w:ascii="Times New Roman" w:hAnsi="Times New Roman"/>
          <w:b w:val="0"/>
          <w:bCs/>
          <w:sz w:val="18"/>
          <w:szCs w:val="18"/>
          <w:lang w:val="vi-VN"/>
        </w:rPr>
        <w:t xml:space="preserve">a </w:t>
      </w:r>
      <w:r w:rsidR="00E250FB" w:rsidRPr="00AD643E">
        <w:rPr>
          <w:rFonts w:ascii="Times New Roman" w:hAnsi="Times New Roman"/>
          <w:b w:val="0"/>
          <w:bCs/>
          <w:sz w:val="18"/>
          <w:szCs w:val="18"/>
          <w:lang w:val="vi-VN"/>
        </w:rPr>
        <w:t xml:space="preserve">Hyperplane with </w:t>
      </w:r>
      <w:r w:rsidR="000336D1" w:rsidRPr="00AD643E">
        <w:rPr>
          <w:rFonts w:ascii="Times New Roman" w:hAnsi="Times New Roman"/>
          <w:b w:val="0"/>
          <w:bCs/>
          <w:sz w:val="18"/>
          <w:szCs w:val="18"/>
          <w:lang w:val="vi-VN"/>
        </w:rPr>
        <w:t xml:space="preserve">a </w:t>
      </w:r>
      <w:r w:rsidR="003459B9" w:rsidRPr="00AD643E">
        <w:rPr>
          <w:rFonts w:ascii="Times New Roman" w:hAnsi="Times New Roman"/>
          <w:b w:val="0"/>
          <w:bCs/>
          <w:sz w:val="18"/>
          <w:szCs w:val="18"/>
          <w:lang w:val="vi-VN"/>
        </w:rPr>
        <w:t>m</w:t>
      </w:r>
      <w:r w:rsidR="00E250FB" w:rsidRPr="00AD643E">
        <w:rPr>
          <w:rFonts w:ascii="Times New Roman" w:hAnsi="Times New Roman"/>
          <w:b w:val="0"/>
          <w:bCs/>
          <w:sz w:val="18"/>
          <w:szCs w:val="18"/>
          <w:lang w:val="vi-VN"/>
        </w:rPr>
        <w:t xml:space="preserve">aximum </w:t>
      </w:r>
      <w:r w:rsidR="003459B9" w:rsidRPr="00AD643E">
        <w:rPr>
          <w:rFonts w:ascii="Times New Roman" w:hAnsi="Times New Roman"/>
          <w:b w:val="0"/>
          <w:bCs/>
          <w:sz w:val="18"/>
          <w:szCs w:val="18"/>
          <w:lang w:val="vi-VN"/>
        </w:rPr>
        <w:t>m</w:t>
      </w:r>
      <w:r w:rsidR="00E250FB" w:rsidRPr="00AD643E">
        <w:rPr>
          <w:rFonts w:ascii="Times New Roman" w:hAnsi="Times New Roman"/>
          <w:b w:val="0"/>
          <w:bCs/>
          <w:sz w:val="18"/>
          <w:szCs w:val="18"/>
          <w:lang w:val="vi-VN"/>
        </w:rPr>
        <w:t xml:space="preserve">argin for an SVM </w:t>
      </w:r>
      <w:r w:rsidR="000336D1" w:rsidRPr="00AD643E">
        <w:rPr>
          <w:rFonts w:ascii="Times New Roman" w:hAnsi="Times New Roman"/>
          <w:b w:val="0"/>
          <w:bCs/>
          <w:sz w:val="18"/>
          <w:szCs w:val="18"/>
          <w:lang w:val="vi-VN"/>
        </w:rPr>
        <w:t xml:space="preserve">separates </w:t>
      </w:r>
      <w:r w:rsidR="00E250FB" w:rsidRPr="00AD643E">
        <w:rPr>
          <w:rFonts w:ascii="Times New Roman" w:hAnsi="Times New Roman"/>
          <w:b w:val="0"/>
          <w:bCs/>
          <w:sz w:val="18"/>
          <w:szCs w:val="18"/>
          <w:lang w:val="vi-VN"/>
        </w:rPr>
        <w:t>data belonging to two classes. Examples that lie on the Edge are known as support vectors.</w:t>
      </w:r>
    </w:p>
    <w:p w14:paraId="326B3ECD" w14:textId="77777777" w:rsidR="00FB60E8" w:rsidRPr="009E65AE" w:rsidRDefault="00DD1F14" w:rsidP="00FB132A">
      <w:r w:rsidRPr="00DD1F14">
        <w:t xml:space="preserve">Using a dataset of trained samples that belong to predefined classes, the SVM algorithm </w:t>
      </w:r>
      <w:r>
        <w:t>build</w:t>
      </w:r>
      <w:r w:rsidRPr="00DD1F14">
        <w:t>s a model to classify objects into these predefined classes. The core aim of this algorithm is to find a feature space (F) and a decision hyperplane (f) within that space that minimizes classification errors. Classification is accomplished through the decision function:</w:t>
      </w:r>
    </w:p>
    <w:tbl>
      <w:tblPr>
        <w:tblW w:w="0" w:type="auto"/>
        <w:tblLayout w:type="fixed"/>
        <w:tblCellMar>
          <w:left w:w="70" w:type="dxa"/>
          <w:right w:w="70" w:type="dxa"/>
        </w:tblCellMar>
        <w:tblLook w:val="0000" w:firstRow="0" w:lastRow="0" w:firstColumn="0" w:lastColumn="0" w:noHBand="0" w:noVBand="0"/>
      </w:tblPr>
      <w:tblGrid>
        <w:gridCol w:w="6449"/>
        <w:gridCol w:w="608"/>
      </w:tblGrid>
      <w:tr w:rsidR="002A6802" w:rsidRPr="009B1D59" w14:paraId="780A69B5" w14:textId="77777777" w:rsidTr="00AD643E">
        <w:tc>
          <w:tcPr>
            <w:tcW w:w="6449" w:type="dxa"/>
          </w:tcPr>
          <w:p w14:paraId="5755080E" w14:textId="02C30B7B" w:rsidR="002A6802" w:rsidRPr="002A6802" w:rsidRDefault="00D359DA" w:rsidP="008926FB">
            <w:pPr>
              <w:pStyle w:val="equation"/>
              <w:tabs>
                <w:tab w:val="clear" w:pos="6237"/>
              </w:tabs>
              <w:ind w:left="0" w:firstLine="0"/>
              <w:rPr>
                <w:lang w:val="vi-VN"/>
              </w:rPr>
            </w:pPr>
            <w:r>
              <w:t xml:space="preserve"> </w:t>
            </w: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=sign</m:t>
              </m:r>
              <m:d>
                <m:dPr>
                  <m:ctrlPr>
                    <w:rPr>
                      <w:rFonts w:ascii="Cambria Math" w:hAnsi="Cambria Math"/>
                      <w:i/>
                    </w:rPr>
                  </m:ctrlPr>
                </m:dPr>
                <m:e>
                  <m:r>
                    <w:rPr>
                      <w:rFonts w:ascii="Cambria Math" w:hAnsi="Cambria Math"/>
                    </w:rPr>
                    <m:t>+b</m:t>
                  </m:r>
                </m:e>
              </m:d>
            </m:oMath>
            <w:r w:rsidR="00F6676B">
              <w:t xml:space="preserve"> </w:t>
            </w:r>
            <w:r>
              <w:t>.</w:t>
            </w:r>
          </w:p>
        </w:tc>
        <w:tc>
          <w:tcPr>
            <w:tcW w:w="608" w:type="dxa"/>
          </w:tcPr>
          <w:p w14:paraId="7422D9CC" w14:textId="44D677F3" w:rsidR="002A6802" w:rsidRPr="009B1D59" w:rsidRDefault="002A6802" w:rsidP="008926FB">
            <w:pPr>
              <w:pStyle w:val="equation"/>
              <w:tabs>
                <w:tab w:val="clear" w:pos="6237"/>
              </w:tabs>
              <w:ind w:left="0" w:firstLine="0"/>
              <w:jc w:val="right"/>
            </w:pPr>
            <w:r w:rsidRPr="009B1D59">
              <w:t>(</w:t>
            </w:r>
            <w:r w:rsidRPr="009B1D59">
              <w:rPr>
                <w:b/>
              </w:rPr>
              <w:fldChar w:fldCharType="begin"/>
            </w:r>
            <w:r w:rsidRPr="009B1D59">
              <w:rPr>
                <w:b/>
              </w:rPr>
              <w:instrText xml:space="preserve"> SEQ eq \n </w:instrText>
            </w:r>
            <w:r w:rsidRPr="009B1D59">
              <w:rPr>
                <w:b/>
              </w:rPr>
              <w:fldChar w:fldCharType="separate"/>
            </w:r>
            <w:r w:rsidR="001442E2">
              <w:rPr>
                <w:b/>
                <w:noProof/>
              </w:rPr>
              <w:t>1</w:t>
            </w:r>
            <w:r w:rsidRPr="009B1D59">
              <w:rPr>
                <w:b/>
              </w:rPr>
              <w:fldChar w:fldCharType="end"/>
            </w:r>
            <w:r w:rsidRPr="009B1D59">
              <w:t>)</w:t>
            </w:r>
          </w:p>
        </w:tc>
      </w:tr>
    </w:tbl>
    <w:p w14:paraId="28117CEA" w14:textId="4A6F2750" w:rsidR="00FB132A" w:rsidRDefault="00EA0E46" w:rsidP="00EB09C2">
      <w:pPr>
        <w:ind w:firstLine="0"/>
      </w:pPr>
      <w:r w:rsidRPr="00EA0E46">
        <w:t>The function f(x) is obtained by adjusting the weight vector w, which is the vector aimed at maximizing the distance to the hyperplanes (Optimal hyperplane). The given data points lie on parallel hyperplanes and are referred to as Support Vectors.</w:t>
      </w:r>
      <w:r w:rsidR="00F6676B">
        <w:t xml:space="preserve"> </w:t>
      </w:r>
      <w:r w:rsidRPr="00EA0E46">
        <w:t>In a space with multiple points</w:t>
      </w:r>
      <w:r w:rsidR="00D359DA">
        <w:t xml:space="preserve">, </w:t>
      </w:r>
      <w:r w:rsidRPr="00EA0E46">
        <w:t xml:space="preserve">the </w:t>
      </w:r>
      <w:r w:rsidR="00FB132A" w:rsidRPr="00AD643E">
        <w:rPr>
          <w:i/>
          <w:iCs/>
          <w:lang w:val="vi-VN"/>
        </w:rPr>
        <w:t>y</w:t>
      </w:r>
      <w:r w:rsidR="00FB132A" w:rsidRPr="00AD643E">
        <w:rPr>
          <w:i/>
          <w:iCs/>
          <w:vertAlign w:val="subscript"/>
          <w:lang w:val="vi-VN"/>
        </w:rPr>
        <w:t>i</w:t>
      </w:r>
      <w:r w:rsidR="00FB132A" w:rsidRPr="00FB132A">
        <w:rPr>
          <w:lang w:val="vi-VN"/>
        </w:rPr>
        <w:t xml:space="preserve"> </w:t>
      </w:r>
      <w:r w:rsidR="00D359DA">
        <w:t>r</w:t>
      </w:r>
      <w:r w:rsidR="00D359DA" w:rsidRPr="00EA0E46">
        <w:t xml:space="preserve">epresents </w:t>
      </w:r>
      <w:r w:rsidRPr="00EA0E46">
        <w:t>the classes containing data points</w:t>
      </w:r>
      <w:r w:rsidR="00FB132A" w:rsidRPr="00FB132A">
        <w:rPr>
          <w:lang w:val="vi-VN"/>
        </w:rPr>
        <w:t xml:space="preserve"> </w:t>
      </w:r>
      <w:r w:rsidR="00FB132A" w:rsidRPr="00AD643E">
        <w:rPr>
          <w:i/>
          <w:iCs/>
          <w:lang w:val="vi-VN"/>
        </w:rPr>
        <w:t>x</w:t>
      </w:r>
      <w:r w:rsidR="00FB132A" w:rsidRPr="00AD643E">
        <w:rPr>
          <w:i/>
          <w:iCs/>
          <w:vertAlign w:val="subscript"/>
          <w:lang w:val="vi-VN"/>
        </w:rPr>
        <w:t>i</w:t>
      </w:r>
      <w:r w:rsidR="00D359DA">
        <w:t xml:space="preserve"> and </w:t>
      </w:r>
      <w:r w:rsidR="00FB132A" w:rsidRPr="00AD643E">
        <w:rPr>
          <w:i/>
          <w:iCs/>
        </w:rPr>
        <w:t>x</w:t>
      </w:r>
      <w:r w:rsidR="00FB132A" w:rsidRPr="00AD643E">
        <w:rPr>
          <w:i/>
          <w:iCs/>
          <w:vertAlign w:val="subscript"/>
        </w:rPr>
        <w:t>i</w:t>
      </w:r>
      <w:r w:rsidR="00FB132A" w:rsidRPr="00DA1CC9">
        <w:t xml:space="preserve"> </w:t>
      </w:r>
      <w:r w:rsidR="00D359DA">
        <w:t>r</w:t>
      </w:r>
      <w:r w:rsidRPr="00EA0E46">
        <w:t>epresents a multi-dimensional real vector (</w:t>
      </w:r>
      <w:r w:rsidRPr="00AD643E">
        <w:rPr>
          <w:i/>
          <w:iCs/>
        </w:rPr>
        <w:t>p</w:t>
      </w:r>
      <w:r w:rsidRPr="00EA0E46">
        <w:t xml:space="preserve"> dimensions)</w:t>
      </w:r>
    </w:p>
    <w:p w14:paraId="0003E9B4" w14:textId="77777777" w:rsidR="00163EB5" w:rsidRDefault="00163EB5" w:rsidP="00AD643E"/>
    <w:p w14:paraId="41F1DEA5" w14:textId="77777777" w:rsidR="00EA0E46" w:rsidRPr="00EA0E46" w:rsidRDefault="00EA0E46" w:rsidP="00EA0E46">
      <w:r w:rsidRPr="00EA0E46">
        <w:t>Each hyperplane can be expressed as a set of points that satisfy the following:</w:t>
      </w:r>
    </w:p>
    <w:tbl>
      <w:tblPr>
        <w:tblW w:w="0" w:type="auto"/>
        <w:tblLayout w:type="fixed"/>
        <w:tblCellMar>
          <w:left w:w="70" w:type="dxa"/>
          <w:right w:w="70" w:type="dxa"/>
        </w:tblCellMar>
        <w:tblLook w:val="0000" w:firstRow="0" w:lastRow="0" w:firstColumn="0" w:lastColumn="0" w:noHBand="0" w:noVBand="0"/>
      </w:tblPr>
      <w:tblGrid>
        <w:gridCol w:w="6449"/>
        <w:gridCol w:w="608"/>
      </w:tblGrid>
      <w:tr w:rsidR="004E38AB" w:rsidRPr="009B1D59" w14:paraId="2052647F" w14:textId="77777777" w:rsidTr="00AD643E">
        <w:trPr>
          <w:trHeight w:val="322"/>
        </w:trPr>
        <w:tc>
          <w:tcPr>
            <w:tcW w:w="6449" w:type="dxa"/>
          </w:tcPr>
          <w:p w14:paraId="76F73E46" w14:textId="3B0463DE" w:rsidR="004E38AB" w:rsidRPr="00AD643E" w:rsidRDefault="004E38AB" w:rsidP="00B16C6E">
            <w:pPr>
              <w:pStyle w:val="equation"/>
              <w:tabs>
                <w:tab w:val="clear" w:pos="6237"/>
              </w:tabs>
              <w:ind w:left="0" w:firstLine="567"/>
            </w:pPr>
            <m:oMath>
              <m:r>
                <w:rPr>
                  <w:rFonts w:ascii="Cambria Math" w:hAnsi="Cambria Math"/>
                  <w:lang w:val="vi-VN"/>
                </w:rPr>
                <m:t>w</m:t>
              </m:r>
              <m:r>
                <w:rPr>
                  <w:rFonts w:ascii="Cambria Math" w:hAnsi="Cambria Math"/>
                </w:rPr>
                <m:t>.x-b=0</m:t>
              </m:r>
            </m:oMath>
            <w:r w:rsidR="00F6676B">
              <w:t>.</w:t>
            </w:r>
          </w:p>
        </w:tc>
        <w:tc>
          <w:tcPr>
            <w:tcW w:w="608" w:type="dxa"/>
          </w:tcPr>
          <w:p w14:paraId="061CF793" w14:textId="327821ED" w:rsidR="004E38AB" w:rsidRPr="009B1D59" w:rsidRDefault="003D0BC0" w:rsidP="00AD643E">
            <w:pPr>
              <w:pStyle w:val="equation"/>
              <w:tabs>
                <w:tab w:val="clear" w:pos="6237"/>
              </w:tabs>
              <w:ind w:left="0" w:firstLine="0"/>
              <w:jc w:val="right"/>
            </w:pPr>
            <w:r>
              <w:rPr>
                <w:lang w:val="vi-VN"/>
              </w:rPr>
              <w:t>(</w:t>
            </w:r>
            <w:r w:rsidR="004E38AB">
              <w:rPr>
                <w:b/>
              </w:rPr>
              <w:t>2</w:t>
            </w:r>
            <w:r w:rsidR="004E38AB" w:rsidRPr="009B1D59">
              <w:t>)</w:t>
            </w:r>
          </w:p>
        </w:tc>
      </w:tr>
    </w:tbl>
    <w:p w14:paraId="7FA940E6" w14:textId="176ECC01" w:rsidR="00FB132A" w:rsidRDefault="00F6676B" w:rsidP="00AD643E">
      <w:pPr>
        <w:ind w:firstLine="0"/>
      </w:pPr>
      <w:r>
        <w:t xml:space="preserve">where, </w:t>
      </w:r>
      <w:r w:rsidR="00FB132A" w:rsidRPr="00AD643E">
        <w:rPr>
          <w:i/>
          <w:iCs/>
          <w:lang w:val="vi-VN"/>
        </w:rPr>
        <w:t>w</w:t>
      </w:r>
      <w:r>
        <w:t xml:space="preserve"> </w:t>
      </w:r>
      <w:r w:rsidR="00EA0E46" w:rsidRPr="00EA0E46">
        <w:t>is a normal vector of the hyperplane</w:t>
      </w:r>
      <w:r>
        <w:t xml:space="preserve">; </w:t>
      </w:r>
      <w:r w:rsidR="00FB132A" w:rsidRPr="00AD643E">
        <w:rPr>
          <w:i/>
          <w:iCs/>
          <w:lang w:val="vi-VN"/>
        </w:rPr>
        <w:t>b/||w||</w:t>
      </w:r>
      <w:r w:rsidR="00FB132A" w:rsidRPr="00232526">
        <w:rPr>
          <w:lang w:val="vi-VN"/>
        </w:rPr>
        <w:t xml:space="preserve"> </w:t>
      </w:r>
      <w:r w:rsidR="00EA0E46" w:rsidRPr="00EA0E46">
        <w:t>determines the distance from the origin to the hyperplane in the direction of the normal vector</w:t>
      </w:r>
      <w:r w:rsidR="00FB132A" w:rsidRPr="00232526">
        <w:rPr>
          <w:lang w:val="vi-VN"/>
        </w:rPr>
        <w:t xml:space="preserve"> </w:t>
      </w:r>
      <w:r w:rsidR="00FB132A" w:rsidRPr="00AD643E">
        <w:rPr>
          <w:i/>
          <w:iCs/>
          <w:lang w:val="vi-VN"/>
        </w:rPr>
        <w:t>w</w:t>
      </w:r>
      <w:r w:rsidR="00FB132A" w:rsidRPr="00232526">
        <w:rPr>
          <w:lang w:val="vi-VN"/>
        </w:rPr>
        <w:t>.</w:t>
      </w:r>
    </w:p>
    <w:p w14:paraId="7D96E46C" w14:textId="77777777" w:rsidR="00163EB5" w:rsidRPr="00EB09C2" w:rsidRDefault="00163EB5" w:rsidP="00AD643E">
      <w:pPr>
        <w:ind w:firstLine="0"/>
      </w:pPr>
    </w:p>
    <w:p w14:paraId="1B2BA1F5" w14:textId="40684B18" w:rsidR="00FB132A" w:rsidRDefault="00EA0E46" w:rsidP="00FB132A">
      <w:pPr>
        <w:rPr>
          <w:lang w:val="vi-VN"/>
        </w:rPr>
      </w:pPr>
      <w:r w:rsidRPr="00EA0E46">
        <w:lastRenderedPageBreak/>
        <w:t xml:space="preserve">In </w:t>
      </w:r>
      <w:r w:rsidR="00B35CC9" w:rsidRPr="00EA0E46">
        <w:t>Fig</w:t>
      </w:r>
      <w:r w:rsidR="00B35CC9">
        <w:t>.</w:t>
      </w:r>
      <w:r w:rsidR="00B35CC9" w:rsidRPr="00EA0E46">
        <w:t xml:space="preserve"> </w:t>
      </w:r>
      <w:r w:rsidRPr="00EA0E46">
        <w:t>2, H</w:t>
      </w:r>
      <w:r w:rsidRPr="00F825E2">
        <w:rPr>
          <w:vertAlign w:val="subscript"/>
        </w:rPr>
        <w:t>2</w:t>
      </w:r>
      <w:r w:rsidR="00F6676B">
        <w:rPr>
          <w:vertAlign w:val="subscript"/>
        </w:rPr>
        <w:t>,</w:t>
      </w:r>
      <w:r w:rsidRPr="00EA0E46">
        <w:t xml:space="preserve"> as the hyperplane </w:t>
      </w:r>
      <w:r w:rsidR="00F6676B">
        <w:t xml:space="preserve">is the output and needs </w:t>
      </w:r>
      <w:r w:rsidRPr="00EA0E46">
        <w:t>to be found. At this point, these hyperplanes are determined by the following functions</w:t>
      </w:r>
      <w:r w:rsidR="00FB132A" w:rsidRPr="002F5D8C">
        <w:rPr>
          <w:lang w:val="vi-VN"/>
        </w:rPr>
        <w:t xml:space="preserve">: </w:t>
      </w:r>
    </w:p>
    <w:tbl>
      <w:tblPr>
        <w:tblW w:w="0" w:type="auto"/>
        <w:tblLayout w:type="fixed"/>
        <w:tblCellMar>
          <w:left w:w="70" w:type="dxa"/>
          <w:right w:w="70" w:type="dxa"/>
        </w:tblCellMar>
        <w:tblLook w:val="0000" w:firstRow="0" w:lastRow="0" w:firstColumn="0" w:lastColumn="0" w:noHBand="0" w:noVBand="0"/>
      </w:tblPr>
      <w:tblGrid>
        <w:gridCol w:w="6449"/>
        <w:gridCol w:w="608"/>
      </w:tblGrid>
      <w:tr w:rsidR="004E38AB" w:rsidRPr="009B1D59" w14:paraId="52BE3789" w14:textId="77777777" w:rsidTr="00EB09C2">
        <w:trPr>
          <w:trHeight w:val="170"/>
        </w:trPr>
        <w:tc>
          <w:tcPr>
            <w:tcW w:w="6449" w:type="dxa"/>
          </w:tcPr>
          <w:p w14:paraId="73F0E4C8" w14:textId="7C15A4E4" w:rsidR="004E38AB" w:rsidRPr="002A6802" w:rsidRDefault="004E38AB" w:rsidP="008926FB">
            <w:pPr>
              <w:pStyle w:val="equation"/>
              <w:tabs>
                <w:tab w:val="clear" w:pos="6237"/>
              </w:tabs>
              <w:ind w:left="0" w:firstLine="0"/>
              <w:rPr>
                <w:lang w:val="vi-VN"/>
              </w:rPr>
            </w:pPr>
            <m:oMath>
              <m:r>
                <w:rPr>
                  <w:rFonts w:ascii="Cambria Math" w:hAnsi="Cambria Math"/>
                </w:rPr>
                <m:t>w.x-b=1</m:t>
              </m:r>
            </m:oMath>
            <w:r w:rsidR="00F6676B">
              <w:t xml:space="preserve"> .</w:t>
            </w:r>
          </w:p>
        </w:tc>
        <w:tc>
          <w:tcPr>
            <w:tcW w:w="608" w:type="dxa"/>
          </w:tcPr>
          <w:p w14:paraId="7B85B002" w14:textId="77777777" w:rsidR="004E38AB" w:rsidRPr="009B1D59" w:rsidRDefault="004E38AB" w:rsidP="008926FB">
            <w:pPr>
              <w:pStyle w:val="equation"/>
              <w:tabs>
                <w:tab w:val="clear" w:pos="6237"/>
              </w:tabs>
              <w:ind w:left="0" w:firstLine="0"/>
              <w:jc w:val="right"/>
            </w:pPr>
            <w:r w:rsidRPr="009B1D59">
              <w:t>(</w:t>
            </w:r>
            <w:r>
              <w:rPr>
                <w:b/>
              </w:rPr>
              <w:t>3</w:t>
            </w:r>
            <w:r w:rsidRPr="009B1D59">
              <w:t>)</w:t>
            </w:r>
          </w:p>
        </w:tc>
      </w:tr>
      <w:tr w:rsidR="004E38AB" w:rsidRPr="009B1D59" w14:paraId="7478378A" w14:textId="77777777" w:rsidTr="00EB09C2">
        <w:trPr>
          <w:trHeight w:val="170"/>
        </w:trPr>
        <w:tc>
          <w:tcPr>
            <w:tcW w:w="6449" w:type="dxa"/>
          </w:tcPr>
          <w:p w14:paraId="66655184" w14:textId="6563C27A" w:rsidR="004E38AB" w:rsidRPr="00AD643E" w:rsidRDefault="00F6676B" w:rsidP="008926FB">
            <w:pPr>
              <w:pStyle w:val="equation"/>
              <w:tabs>
                <w:tab w:val="clear" w:pos="6237"/>
              </w:tabs>
              <w:ind w:left="0" w:firstLine="0"/>
            </w:pPr>
            <w:r>
              <w:t xml:space="preserve"> </w:t>
            </w:r>
            <m:oMath>
              <m:r>
                <w:rPr>
                  <w:rFonts w:ascii="Cambria Math" w:hAnsi="Cambria Math"/>
                </w:rPr>
                <m:t>w.x-b=-1</m:t>
              </m:r>
            </m:oMath>
            <w:r>
              <w:t xml:space="preserve"> .</w:t>
            </w:r>
          </w:p>
        </w:tc>
        <w:tc>
          <w:tcPr>
            <w:tcW w:w="608" w:type="dxa"/>
          </w:tcPr>
          <w:p w14:paraId="57F5317C" w14:textId="77777777" w:rsidR="004E38AB" w:rsidRPr="009B1D59" w:rsidRDefault="004E38AB" w:rsidP="008926FB">
            <w:pPr>
              <w:pStyle w:val="equation"/>
              <w:tabs>
                <w:tab w:val="clear" w:pos="6237"/>
              </w:tabs>
              <w:ind w:left="0" w:firstLine="0"/>
              <w:jc w:val="right"/>
            </w:pPr>
            <w:r w:rsidRPr="009B1D59">
              <w:t>(</w:t>
            </w:r>
            <w:r>
              <w:rPr>
                <w:b/>
              </w:rPr>
              <w:t>4</w:t>
            </w:r>
            <w:r w:rsidRPr="009B1D59">
              <w:t>)</w:t>
            </w:r>
          </w:p>
        </w:tc>
      </w:tr>
    </w:tbl>
    <w:p w14:paraId="42F78CA3" w14:textId="1468DB4C" w:rsidR="0036207F" w:rsidRPr="00E760D5" w:rsidRDefault="00E760D5" w:rsidP="00E760D5">
      <w:pPr>
        <w:pStyle w:val="heading20"/>
        <w:spacing w:before="120" w:after="160" w:line="240" w:lineRule="atLeast"/>
      </w:pPr>
      <w:r>
        <w:t>2</w:t>
      </w:r>
      <w:r w:rsidR="00A965F7">
        <w:t>.4</w:t>
      </w:r>
      <w:r w:rsidR="00F37FB6">
        <w:t xml:space="preserve">   </w:t>
      </w:r>
      <w:r w:rsidR="00A14B51" w:rsidRPr="00B466AC">
        <w:t>L</w:t>
      </w:r>
      <w:r w:rsidR="00586D60" w:rsidRPr="00B466AC">
        <w:t xml:space="preserve">and </w:t>
      </w:r>
      <w:r w:rsidR="0083127E" w:rsidRPr="00B466AC">
        <w:t>Cover Cla</w:t>
      </w:r>
      <w:r w:rsidR="00586D60" w:rsidRPr="00B466AC">
        <w:t>ssification</w:t>
      </w:r>
    </w:p>
    <w:p w14:paraId="2DDB2B73" w14:textId="3672FF40" w:rsidR="00E34AC9" w:rsidRDefault="001C70C8" w:rsidP="00C002FB">
      <w:pPr>
        <w:ind w:firstLine="0"/>
      </w:pPr>
      <w:r>
        <w:t>I</w:t>
      </w:r>
      <w:r w:rsidR="00180491" w:rsidRPr="00180491">
        <w:t>n this</w:t>
      </w:r>
      <w:r>
        <w:rPr>
          <w:lang w:val="vi-VN"/>
        </w:rPr>
        <w:t xml:space="preserve"> study</w:t>
      </w:r>
      <w:r w:rsidR="00180491" w:rsidRPr="00180491">
        <w:t xml:space="preserve"> area, the authors </w:t>
      </w:r>
      <w:r>
        <w:t>selected</w:t>
      </w:r>
      <w:r>
        <w:rPr>
          <w:lang w:val="vi-VN"/>
        </w:rPr>
        <w:t xml:space="preserve"> six</w:t>
      </w:r>
      <w:r w:rsidR="00180491" w:rsidRPr="00180491">
        <w:t xml:space="preserve"> land cover</w:t>
      </w:r>
      <w:r w:rsidR="000336D1">
        <w:t>s</w:t>
      </w:r>
      <w:r w:rsidR="00180491" w:rsidRPr="00180491">
        <w:t xml:space="preserve"> for classification, </w:t>
      </w:r>
      <w:r w:rsidRPr="001C70C8">
        <w:t>which include</w:t>
      </w:r>
      <w:r w:rsidR="00180491" w:rsidRPr="00180491">
        <w:t xml:space="preserve"> </w:t>
      </w:r>
      <w:r w:rsidR="00AD5306">
        <w:t>(</w:t>
      </w:r>
      <w:r w:rsidR="00180491" w:rsidRPr="00180491">
        <w:t xml:space="preserve">1) </w:t>
      </w:r>
      <w:r w:rsidR="00867B3D">
        <w:t>Bare</w:t>
      </w:r>
      <w:r w:rsidR="00867B3D">
        <w:rPr>
          <w:lang w:val="vi-VN"/>
        </w:rPr>
        <w:t xml:space="preserve"> land</w:t>
      </w:r>
      <w:r w:rsidR="00AD5306">
        <w:t>,</w:t>
      </w:r>
      <w:r w:rsidR="00180491" w:rsidRPr="00180491">
        <w:t xml:space="preserve"> </w:t>
      </w:r>
      <w:r w:rsidR="00AD5306">
        <w:t>(</w:t>
      </w:r>
      <w:r w:rsidR="00180491" w:rsidRPr="00180491">
        <w:t xml:space="preserve">2) Water </w:t>
      </w:r>
      <w:r w:rsidR="00867B3D">
        <w:t>bodies</w:t>
      </w:r>
      <w:r w:rsidR="00AD5306">
        <w:t>, (</w:t>
      </w:r>
      <w:r w:rsidR="00180491" w:rsidRPr="00180491">
        <w:t xml:space="preserve">3) Large </w:t>
      </w:r>
      <w:r w:rsidR="00867B3D">
        <w:t>tree</w:t>
      </w:r>
      <w:r w:rsidR="0083127E">
        <w:t>s</w:t>
      </w:r>
      <w:r w:rsidR="00AD5306">
        <w:t>,</w:t>
      </w:r>
      <w:r w:rsidR="00180491" w:rsidRPr="00180491">
        <w:t xml:space="preserve"> </w:t>
      </w:r>
      <w:r w:rsidR="00AD5306">
        <w:t>(</w:t>
      </w:r>
      <w:r w:rsidR="00180491" w:rsidRPr="00180491">
        <w:t xml:space="preserve">4) </w:t>
      </w:r>
      <w:r w:rsidR="00130987">
        <w:t>Shrubs</w:t>
      </w:r>
      <w:r w:rsidR="00AD5306">
        <w:t xml:space="preserve"> and </w:t>
      </w:r>
      <w:r w:rsidR="00867B3D">
        <w:t>lawns</w:t>
      </w:r>
      <w:r w:rsidR="00AD5306">
        <w:t>, (</w:t>
      </w:r>
      <w:r w:rsidR="00180491" w:rsidRPr="00180491">
        <w:t xml:space="preserve">5) Built-up </w:t>
      </w:r>
      <w:r w:rsidR="00867B3D">
        <w:t>area</w:t>
      </w:r>
      <w:r w:rsidR="00AD5306">
        <w:t>,</w:t>
      </w:r>
      <w:r w:rsidR="00180491" w:rsidRPr="00180491">
        <w:t xml:space="preserve"> </w:t>
      </w:r>
      <w:r w:rsidR="00AD5306">
        <w:t>and (</w:t>
      </w:r>
      <w:r w:rsidR="00180491" w:rsidRPr="00180491">
        <w:t xml:space="preserve">6) Transportation. </w:t>
      </w:r>
      <w:r w:rsidRPr="001C70C8">
        <w:t>These land covers were selected based on their characteristics at the time of image acquisition. Specifically, bare land encompasses open fields, sandy areas, reclaimed land, areas undergoing reclamation, and newly reclaimed vacant land designated for future construction.</w:t>
      </w:r>
      <w:r w:rsidR="00180491" w:rsidRPr="00180491">
        <w:t xml:space="preserve"> The </w:t>
      </w:r>
      <w:r w:rsidR="00130987">
        <w:t>water</w:t>
      </w:r>
      <w:r w:rsidR="00130987">
        <w:rPr>
          <w:lang w:val="vi-VN"/>
        </w:rPr>
        <w:t xml:space="preserve"> bodies</w:t>
      </w:r>
      <w:r w:rsidR="00180491" w:rsidRPr="00180491">
        <w:t xml:space="preserve"> </w:t>
      </w:r>
      <w:r w:rsidR="00130987">
        <w:t>include</w:t>
      </w:r>
      <w:r w:rsidR="00180491" w:rsidRPr="00180491">
        <w:t xml:space="preserve"> areas like ponds, lakes, rivers, and canals. The </w:t>
      </w:r>
      <w:r w:rsidR="00130987">
        <w:t>large</w:t>
      </w:r>
      <w:r w:rsidR="00130987">
        <w:rPr>
          <w:lang w:val="vi-VN"/>
        </w:rPr>
        <w:t xml:space="preserve"> trees</w:t>
      </w:r>
      <w:r w:rsidR="00180491" w:rsidRPr="00180491">
        <w:t xml:space="preserve"> </w:t>
      </w:r>
      <w:r w:rsidR="00130987">
        <w:t>include</w:t>
      </w:r>
      <w:r w:rsidR="00180491" w:rsidRPr="00180491">
        <w:t xml:space="preserve"> areas with large shady trees, dense vegetation, and forests. The </w:t>
      </w:r>
      <w:r w:rsidR="00130987">
        <w:t>shrubs</w:t>
      </w:r>
      <w:r w:rsidR="00AD5306">
        <w:t xml:space="preserve"> and</w:t>
      </w:r>
      <w:r w:rsidR="00130987">
        <w:rPr>
          <w:lang w:val="vi-VN"/>
        </w:rPr>
        <w:t xml:space="preserve"> lawns</w:t>
      </w:r>
      <w:r w:rsidR="00180491" w:rsidRPr="00180491">
        <w:t xml:space="preserve"> cover grassy areas, fields, and gardens with crops at the time of image acquisition. The </w:t>
      </w:r>
      <w:r w:rsidR="00130987">
        <w:t>b</w:t>
      </w:r>
      <w:r w:rsidR="00180491" w:rsidRPr="00180491">
        <w:t xml:space="preserve">uilt-up </w:t>
      </w:r>
      <w:r w:rsidR="00130987">
        <w:t>area</w:t>
      </w:r>
      <w:r w:rsidR="00130987">
        <w:rPr>
          <w:lang w:val="vi-VN"/>
        </w:rPr>
        <w:t xml:space="preserve"> </w:t>
      </w:r>
      <w:r w:rsidR="00180491" w:rsidRPr="00180491">
        <w:t xml:space="preserve">comprises houses, standalone construction projects, and residential or commercial areas, including villages, apartment complexes, and high-rise buildings. The </w:t>
      </w:r>
      <w:r w:rsidR="00130987">
        <w:t>t</w:t>
      </w:r>
      <w:r w:rsidR="00180491" w:rsidRPr="00180491">
        <w:t xml:space="preserve">ransportation </w:t>
      </w:r>
      <w:r w:rsidR="00130987">
        <w:t>includes</w:t>
      </w:r>
      <w:r w:rsidR="00180491" w:rsidRPr="00180491">
        <w:t xml:space="preserve"> various types of major roads and main routes within the </w:t>
      </w:r>
      <w:r w:rsidR="002E6091">
        <w:t>study</w:t>
      </w:r>
      <w:r w:rsidR="00180491" w:rsidRPr="00180491">
        <w:t xml:space="preserve"> area.</w:t>
      </w:r>
    </w:p>
    <w:p w14:paraId="3A1085AC" w14:textId="77777777" w:rsidR="00163EB5" w:rsidRDefault="00163EB5" w:rsidP="00C002FB">
      <w:pPr>
        <w:ind w:firstLine="0"/>
        <w:rPr>
          <w:lang w:val="vi-VN"/>
        </w:rPr>
      </w:pPr>
    </w:p>
    <w:p w14:paraId="4C1E9346" w14:textId="74B707DF" w:rsidR="00B26C2A" w:rsidRPr="006B7BD2" w:rsidRDefault="00B26C2A" w:rsidP="00503D5A">
      <w:pPr>
        <w:rPr>
          <w:lang w:val="vi-VN"/>
        </w:rPr>
      </w:pPr>
      <w:r w:rsidRPr="00B26C2A">
        <w:t>The classification results are based on machine learning training, with training data generated from sample sets, where specific samples are extracted from satellite images for each land cover</w:t>
      </w:r>
      <w:r>
        <w:rPr>
          <w:lang w:val="vi-VN"/>
        </w:rPr>
        <w:t xml:space="preserve">. </w:t>
      </w:r>
      <w:r w:rsidRPr="00B26C2A">
        <w:t xml:space="preserve">Additionally, the </w:t>
      </w:r>
      <w:r w:rsidR="00984929">
        <w:t>author</w:t>
      </w:r>
      <w:r w:rsidR="00984929">
        <w:rPr>
          <w:lang w:val="vi-VN"/>
        </w:rPr>
        <w:t xml:space="preserve"> </w:t>
      </w:r>
      <w:r w:rsidRPr="00B26C2A">
        <w:t xml:space="preserve">also conducted field surveys to collect characteristic samples for comparison, ensuring the reliability </w:t>
      </w:r>
      <w:r>
        <w:t>of</w:t>
      </w:r>
      <w:r>
        <w:rPr>
          <w:lang w:val="vi-VN"/>
        </w:rPr>
        <w:t xml:space="preserve"> </w:t>
      </w:r>
      <w:r w:rsidRPr="00B26C2A">
        <w:t xml:space="preserve">the sample set used </w:t>
      </w:r>
      <w:r w:rsidR="0083127E">
        <w:t>for</w:t>
      </w:r>
      <w:r w:rsidRPr="00B26C2A">
        <w:t xml:space="preserve"> </w:t>
      </w:r>
      <w:r w:rsidR="00721E15" w:rsidRPr="00721E15">
        <w:t>data</w:t>
      </w:r>
      <w:r w:rsidR="00721E15" w:rsidRPr="00721E15">
        <w:rPr>
          <w:lang w:val="vi-VN"/>
        </w:rPr>
        <w:t xml:space="preserve"> </w:t>
      </w:r>
      <w:r w:rsidR="00721E15" w:rsidRPr="00721E15">
        <w:t>training</w:t>
      </w:r>
      <w:r w:rsidRPr="00721E15">
        <w:rPr>
          <w:lang w:val="vi-VN"/>
        </w:rPr>
        <w:t>.</w:t>
      </w:r>
      <w:r w:rsidR="00B808BA" w:rsidRPr="00721E15">
        <w:rPr>
          <w:lang w:val="vi-VN"/>
        </w:rPr>
        <w:t xml:space="preserve"> </w:t>
      </w:r>
      <w:r w:rsidR="00B35CC9" w:rsidRPr="00721E15">
        <w:t>Fig</w:t>
      </w:r>
      <w:r w:rsidR="00B35CC9">
        <w:t>.</w:t>
      </w:r>
      <w:r w:rsidR="00B35CC9" w:rsidRPr="00721E15">
        <w:t xml:space="preserve"> </w:t>
      </w:r>
      <w:r w:rsidR="00B808BA" w:rsidRPr="00721E15">
        <w:t>3 illustrates an overview of the research process, and the</w:t>
      </w:r>
      <w:r w:rsidR="00B808BA" w:rsidRPr="00721E15">
        <w:rPr>
          <w:lang w:val="vi-VN"/>
        </w:rPr>
        <w:t xml:space="preserve"> basic</w:t>
      </w:r>
      <w:r w:rsidR="00B808BA" w:rsidRPr="00721E15">
        <w:t xml:space="preserve"> steps in the process are described below.</w:t>
      </w:r>
      <w:r w:rsidR="006B7BD2" w:rsidRPr="00721E15">
        <w:rPr>
          <w:lang w:val="vi-VN"/>
        </w:rPr>
        <w:t xml:space="preserve"> </w:t>
      </w:r>
      <w:r w:rsidR="006B7BD2" w:rsidRPr="00721E15">
        <w:t>This</w:t>
      </w:r>
      <w:r w:rsidR="00653E12">
        <w:rPr>
          <w:lang w:val="vi-VN"/>
        </w:rPr>
        <w:t xml:space="preserve"> study uses</w:t>
      </w:r>
      <w:r w:rsidR="006B7BD2" w:rsidRPr="00721E15">
        <w:t xml:space="preserve"> the JavaScript programming language to perform land cover classification from satellite image data on a cloud computing platform</w:t>
      </w:r>
      <w:r w:rsidR="006B7BD2" w:rsidRPr="00721E15">
        <w:rPr>
          <w:lang w:val="vi-VN"/>
        </w:rPr>
        <w:t xml:space="preserve">. Image processing and classification steps </w:t>
      </w:r>
      <w:r w:rsidR="00D55363" w:rsidRPr="00D55363">
        <w:t>include the following</w:t>
      </w:r>
      <w:r w:rsidR="006B7BD2" w:rsidRPr="00721E15">
        <w:rPr>
          <w:lang w:val="vi-VN"/>
        </w:rPr>
        <w:t>: Collecting satellite image data based on the GEE cloud computing data platform; Filter and select</w:t>
      </w:r>
      <w:r w:rsidR="0083127E">
        <w:rPr>
          <w:lang w:val="vi-VN"/>
        </w:rPr>
        <w:t>ing</w:t>
      </w:r>
      <w:r w:rsidR="006B7BD2" w:rsidRPr="00721E15">
        <w:rPr>
          <w:lang w:val="vi-VN"/>
        </w:rPr>
        <w:t xml:space="preserve"> images with the lowest cloud coverage; </w:t>
      </w:r>
      <w:r w:rsidR="00281078">
        <w:rPr>
          <w:lang w:val="vi-VN"/>
        </w:rPr>
        <w:t>c</w:t>
      </w:r>
      <w:r w:rsidR="006B7BD2" w:rsidRPr="00721E15">
        <w:rPr>
          <w:lang w:val="vi-VN"/>
        </w:rPr>
        <w:t>reat</w:t>
      </w:r>
      <w:r w:rsidR="0083127E">
        <w:rPr>
          <w:lang w:val="vi-VN"/>
        </w:rPr>
        <w:t>ing</w:t>
      </w:r>
      <w:r w:rsidR="006B7BD2" w:rsidRPr="00721E15">
        <w:rPr>
          <w:lang w:val="vi-VN"/>
        </w:rPr>
        <w:t xml:space="preserve"> sample sets; </w:t>
      </w:r>
      <w:r w:rsidR="00721E15" w:rsidRPr="00721E15">
        <w:rPr>
          <w:lang w:val="vi-VN"/>
        </w:rPr>
        <w:t xml:space="preserve">data </w:t>
      </w:r>
      <w:r w:rsidR="006B7BD2" w:rsidRPr="00721E15">
        <w:rPr>
          <w:lang w:val="vi-VN"/>
        </w:rPr>
        <w:t xml:space="preserve">training; </w:t>
      </w:r>
      <w:r w:rsidR="00990B77">
        <w:rPr>
          <w:lang w:val="vi-VN"/>
        </w:rPr>
        <w:t>Classif</w:t>
      </w:r>
      <w:r w:rsidR="000336D1">
        <w:rPr>
          <w:lang w:val="vi-VN"/>
        </w:rPr>
        <w:t>y</w:t>
      </w:r>
      <w:r w:rsidR="00990B77">
        <w:rPr>
          <w:lang w:val="vi-VN"/>
        </w:rPr>
        <w:t>ing</w:t>
      </w:r>
      <w:r w:rsidR="006B7BD2" w:rsidRPr="006B7BD2">
        <w:rPr>
          <w:lang w:val="vi-VN"/>
        </w:rPr>
        <w:t xml:space="preserve"> </w:t>
      </w:r>
      <w:r w:rsidR="006B7BD2">
        <w:rPr>
          <w:lang w:val="vi-VN"/>
        </w:rPr>
        <w:t>land covers</w:t>
      </w:r>
      <w:r w:rsidR="006B7BD2" w:rsidRPr="006B7BD2">
        <w:rPr>
          <w:lang w:val="vi-VN"/>
        </w:rPr>
        <w:t xml:space="preserve"> on satellite images according to SVM algorithms; Receiv</w:t>
      </w:r>
      <w:r w:rsidR="0083127E">
        <w:rPr>
          <w:lang w:val="vi-VN"/>
        </w:rPr>
        <w:t>ing</w:t>
      </w:r>
      <w:r w:rsidR="006B7BD2" w:rsidRPr="006B7BD2">
        <w:rPr>
          <w:lang w:val="vi-VN"/>
        </w:rPr>
        <w:t xml:space="preserve"> classification image results; </w:t>
      </w:r>
      <w:r w:rsidR="00990B77">
        <w:rPr>
          <w:lang w:val="vi-VN"/>
        </w:rPr>
        <w:t>Evaluating</w:t>
      </w:r>
      <w:r w:rsidR="006B7BD2" w:rsidRPr="006B7BD2">
        <w:rPr>
          <w:lang w:val="vi-VN"/>
        </w:rPr>
        <w:t xml:space="preserve"> the accuracy of the results after classification. After obtaining the results of image classification, proceed with steps to analyze and monitor changes in </w:t>
      </w:r>
      <w:r w:rsidR="006B7BD2">
        <w:rPr>
          <w:lang w:val="vi-VN"/>
        </w:rPr>
        <w:t xml:space="preserve">land covers </w:t>
      </w:r>
      <w:r w:rsidR="006B7BD2" w:rsidRPr="006B7BD2">
        <w:rPr>
          <w:lang w:val="vi-VN"/>
        </w:rPr>
        <w:t>in the period 2013-2023 in the study area.</w:t>
      </w:r>
    </w:p>
    <w:p w14:paraId="4C04BC9F" w14:textId="6D6F8F9C" w:rsidR="00586D60" w:rsidRPr="00503D5A" w:rsidRDefault="003B562C" w:rsidP="00503D5A">
      <w:pPr>
        <w:ind w:firstLine="0"/>
        <w:rPr>
          <w:lang w:val="vi-VN"/>
        </w:rPr>
      </w:pPr>
      <w:r w:rsidRPr="006A2760">
        <w:rPr>
          <w:noProof/>
          <w:lang w:eastAsia="ja-JP"/>
        </w:rPr>
        <w:lastRenderedPageBreak/>
        <w:drawing>
          <wp:inline distT="0" distB="0" distL="0" distR="0" wp14:anchorId="23F5626F" wp14:editId="5CAA56E6">
            <wp:extent cx="4393565" cy="3877310"/>
            <wp:effectExtent l="0" t="0" r="0" b="0"/>
            <wp:docPr id="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2" cstate="print">
                      <a:extLst>
                        <a:ext uri="{28A0092B-C50C-407E-A947-70E740481C1C}">
                          <a14:useLocalDpi xmlns:a14="http://schemas.microsoft.com/office/drawing/2010/main"/>
                        </a:ext>
                      </a:extLst>
                    </a:blip>
                    <a:srcRect/>
                    <a:stretch>
                      <a:fillRect/>
                    </a:stretch>
                  </pic:blipFill>
                  <pic:spPr bwMode="auto">
                    <a:xfrm>
                      <a:off x="0" y="0"/>
                      <a:ext cx="4393565" cy="3877310"/>
                    </a:xfrm>
                    <a:prstGeom prst="rect">
                      <a:avLst/>
                    </a:prstGeom>
                    <a:noFill/>
                    <a:ln>
                      <a:noFill/>
                    </a:ln>
                  </pic:spPr>
                </pic:pic>
              </a:graphicData>
            </a:graphic>
          </wp:inline>
        </w:drawing>
      </w:r>
    </w:p>
    <w:p w14:paraId="6CC4F195" w14:textId="58B18F8E" w:rsidR="00902440" w:rsidRPr="00611C39" w:rsidRDefault="00611C39" w:rsidP="00AD643E">
      <w:pPr>
        <w:pStyle w:val="Caption"/>
        <w:ind w:firstLine="0"/>
        <w:jc w:val="center"/>
        <w:rPr>
          <w:rFonts w:ascii="Times New Roman" w:hAnsi="Times New Roman"/>
          <w:sz w:val="18"/>
          <w:szCs w:val="18"/>
        </w:rPr>
      </w:pPr>
      <w:r w:rsidRPr="00AD643E">
        <w:rPr>
          <w:sz w:val="18"/>
          <w:szCs w:val="18"/>
        </w:rPr>
        <w:t xml:space="preserve">Fig. </w:t>
      </w:r>
      <w:r w:rsidRPr="00AD643E">
        <w:rPr>
          <w:sz w:val="18"/>
          <w:szCs w:val="18"/>
        </w:rPr>
        <w:fldChar w:fldCharType="begin"/>
      </w:r>
      <w:r w:rsidRPr="00AD643E">
        <w:rPr>
          <w:sz w:val="18"/>
          <w:szCs w:val="18"/>
        </w:rPr>
        <w:instrText xml:space="preserve"> SEQ Fig. \* ARABIC </w:instrText>
      </w:r>
      <w:r w:rsidRPr="00AD643E">
        <w:rPr>
          <w:sz w:val="18"/>
          <w:szCs w:val="18"/>
        </w:rPr>
        <w:fldChar w:fldCharType="separate"/>
      </w:r>
      <w:r w:rsidR="001442E2">
        <w:rPr>
          <w:noProof/>
          <w:sz w:val="18"/>
          <w:szCs w:val="18"/>
        </w:rPr>
        <w:t>3</w:t>
      </w:r>
      <w:r w:rsidRPr="00AD643E">
        <w:rPr>
          <w:sz w:val="18"/>
          <w:szCs w:val="18"/>
        </w:rPr>
        <w:fldChar w:fldCharType="end"/>
      </w:r>
      <w:r w:rsidRPr="00AD643E">
        <w:rPr>
          <w:sz w:val="18"/>
          <w:szCs w:val="18"/>
        </w:rPr>
        <w:t xml:space="preserve">. </w:t>
      </w:r>
      <w:r w:rsidR="001F2535" w:rsidRPr="00AD643E">
        <w:rPr>
          <w:rFonts w:ascii="Times New Roman" w:hAnsi="Times New Roman"/>
          <w:b w:val="0"/>
          <w:bCs/>
          <w:sz w:val="18"/>
          <w:szCs w:val="18"/>
        </w:rPr>
        <w:t>Workflow</w:t>
      </w:r>
      <w:r w:rsidR="00450818" w:rsidRPr="00AD643E">
        <w:rPr>
          <w:rFonts w:ascii="Times New Roman" w:hAnsi="Times New Roman"/>
          <w:b w:val="0"/>
          <w:bCs/>
          <w:sz w:val="18"/>
          <w:szCs w:val="18"/>
          <w:lang w:val="vi-VN"/>
        </w:rPr>
        <w:t xml:space="preserve"> for monitoring urban expansion</w:t>
      </w:r>
      <w:r w:rsidR="00902440" w:rsidRPr="00AD643E">
        <w:rPr>
          <w:rFonts w:ascii="Times New Roman" w:hAnsi="Times New Roman"/>
          <w:b w:val="0"/>
          <w:bCs/>
          <w:sz w:val="18"/>
          <w:szCs w:val="18"/>
        </w:rPr>
        <w:t>.</w:t>
      </w:r>
    </w:p>
    <w:p w14:paraId="5A74C874" w14:textId="5ADC5EC6" w:rsidR="00B67900" w:rsidRPr="00BB11C6" w:rsidRDefault="00A965F7" w:rsidP="00E760D5">
      <w:pPr>
        <w:pStyle w:val="heading20"/>
        <w:spacing w:before="120" w:after="160" w:line="240" w:lineRule="atLeast"/>
      </w:pPr>
      <w:bookmarkStart w:id="14" w:name="_Hlk144131516"/>
      <w:r>
        <w:t>2</w:t>
      </w:r>
      <w:r w:rsidR="00E760D5" w:rsidRPr="00BB11C6">
        <w:t>.</w:t>
      </w:r>
      <w:r>
        <w:t>5</w:t>
      </w:r>
      <w:r w:rsidR="00F37FB6">
        <w:t xml:space="preserve">   </w:t>
      </w:r>
      <w:r w:rsidR="00B67900" w:rsidRPr="00BB11C6">
        <w:t xml:space="preserve">Accuracy </w:t>
      </w:r>
      <w:r w:rsidR="0041160E" w:rsidRPr="00BB11C6">
        <w:t>assessment</w:t>
      </w:r>
    </w:p>
    <w:p w14:paraId="4D3AF690" w14:textId="73C50DEC" w:rsidR="00734925" w:rsidRDefault="00734925" w:rsidP="00C002FB">
      <w:pPr>
        <w:ind w:firstLine="0"/>
        <w:rPr>
          <w:lang w:val="vi-VN"/>
        </w:rPr>
      </w:pPr>
      <w:bookmarkStart w:id="15" w:name="_Hlk137333369"/>
      <w:bookmarkEnd w:id="14"/>
      <w:r w:rsidRPr="00835418">
        <w:t xml:space="preserve">The Confusion Matrix is used to </w:t>
      </w:r>
      <w:r w:rsidR="00D84525" w:rsidRPr="00835418">
        <w:t>assess</w:t>
      </w:r>
      <w:r w:rsidRPr="00835418">
        <w:t xml:space="preserve"> the accuracy of land cover classification results in this study. </w:t>
      </w:r>
      <w:r w:rsidR="00FC52F4" w:rsidRPr="00835418">
        <w:t>It can characterize the accuracy of overlay classification results and point out classification confusion between different land covers</w:t>
      </w:r>
      <w:r w:rsidR="00FC52F4" w:rsidRPr="00835418">
        <w:rPr>
          <w:lang w:val="vi-VN"/>
        </w:rPr>
        <w:t xml:space="preserve"> </w:t>
      </w:r>
      <w:r w:rsidRPr="00835418">
        <w:rPr>
          <w:lang w:val="vi-VN"/>
        </w:rPr>
        <w:fldChar w:fldCharType="begin"/>
      </w:r>
      <w:r w:rsidR="009132A7">
        <w:rPr>
          <w:lang w:val="vi-VN"/>
        </w:rPr>
        <w:instrText xml:space="preserve"> ADDIN EN.CITE &lt;EndNote&gt;&lt;Cite&gt;&lt;Author&gt;Bishop&lt;/Author&gt;&lt;Year&gt;2006&lt;/Year&gt;&lt;RecNum&gt;1836&lt;/RecNum&gt;&lt;DisplayText&gt;&lt;style font="Times New Roman" size="10"&gt;[28]&lt;/style&gt;&lt;/DisplayText&gt;&lt;record&gt;&lt;rec-number&gt;1836&lt;/rec-number&gt;&lt;foreign-keys&gt;&lt;key app="EN" db-id="fxxw2zfrispf9ceaaeyve9enre92vx5pf9pw" timestamp="1693209494"&gt;1836&lt;/key&gt;&lt;/foreign-keys&gt;&lt;ref-type name="Book"&gt;6&lt;/ref-type&gt;&lt;contributors&gt;&lt;authors&gt;&lt;author&gt;Bishop, Christopher M&lt;/author&gt;&lt;author&gt;Nasrabadi, Nasser M&lt;/author&gt;&lt;/authors&gt;&lt;/contributors&gt;&lt;titles&gt;&lt;title&gt;Pattern recognition and machine learning&lt;/title&gt;&lt;/titles&gt;&lt;volume&gt;4&lt;/volume&gt;&lt;number&gt;4&lt;/number&gt;&lt;dates&gt;&lt;year&gt;2006&lt;/year&gt;&lt;/dates&gt;&lt;pub-location&gt;New York&lt;/pub-location&gt;&lt;publisher&gt;Springer&lt;/publisher&gt;&lt;urls&gt;&lt;/urls&gt;&lt;language&gt;English&lt;/language&gt;&lt;/record&gt;&lt;/Cite&gt;&lt;/EndNote&gt;</w:instrText>
      </w:r>
      <w:r w:rsidRPr="00835418">
        <w:rPr>
          <w:lang w:val="vi-VN"/>
        </w:rPr>
        <w:fldChar w:fldCharType="separate"/>
      </w:r>
      <w:r w:rsidR="009132A7" w:rsidRPr="009132A7">
        <w:rPr>
          <w:rFonts w:ascii="Times New Roman" w:hAnsi="Times New Roman"/>
          <w:noProof/>
          <w:lang w:val="vi-VN"/>
        </w:rPr>
        <w:t>[28]</w:t>
      </w:r>
      <w:r w:rsidRPr="00835418">
        <w:rPr>
          <w:lang w:val="vi-VN"/>
        </w:rPr>
        <w:fldChar w:fldCharType="end"/>
      </w:r>
      <w:r w:rsidR="00627192">
        <w:rPr>
          <w:lang w:val="vi-VN"/>
        </w:rPr>
        <w:t xml:space="preserve">, </w:t>
      </w:r>
      <w:r w:rsidR="00627192" w:rsidRPr="00835418">
        <w:rPr>
          <w:lang w:val="vi-VN"/>
        </w:rPr>
        <w:fldChar w:fldCharType="begin"/>
      </w:r>
      <w:r w:rsidR="009132A7">
        <w:rPr>
          <w:lang w:val="vi-VN"/>
        </w:rPr>
        <w:instrText xml:space="preserve"> ADDIN EN.CITE &lt;EndNote&gt;&lt;Cite&gt;&lt;Author&gt;Hu&lt;/Author&gt;&lt;Year&gt;2020&lt;/Year&gt;&lt;RecNum&gt;1838&lt;/RecNum&gt;&lt;DisplayText&gt;&lt;style font="Times New Roman" size="10"&gt;[29]&lt;/style&gt;&lt;/DisplayText&gt;&lt;record&gt;&lt;rec-number&gt;1838&lt;/rec-number&gt;&lt;foreign-keys&gt;&lt;key app="EN" db-id="fxxw2zfrispf9ceaaeyve9enre92vx5pf9pw" timestamp="1693209696"&gt;1838&lt;/key&gt;&lt;/foreign-keys&gt;&lt;ref-type name="Journal Article"&gt;17&lt;/ref-type&gt;&lt;contributors&gt;&lt;authors&gt;&lt;author&gt;Hu, Wen-Shuai&lt;/author&gt;&lt;author&gt;Li, Heng-Chao&lt;/author&gt;&lt;author&gt;Pan, Lei&lt;/author&gt;&lt;author&gt;Li, Wei&lt;/author&gt;&lt;author&gt;Tao, Ran&lt;/author&gt;&lt;author&gt;Du, Qian&lt;/author&gt;&lt;/authors&gt;&lt;/contributors&gt;&lt;titles&gt;&lt;title&gt;Spatial–spectral feature extraction via deep ConvLSTM neural networks for hyperspectral image classification&lt;/title&gt;&lt;secondary-title&gt;&lt;style face="normal" font="default" size="100%"&gt;IEEE Transactions on Geoscience&lt;/style&gt;&lt;style face="normal" font="default" charset="163" size="100%"&gt; &lt;/style&gt;&lt;style face="normal" font="default" size="100%"&gt;Remote Sensing&lt;/style&gt;&lt;/secondary-title&gt;&lt;/titles&gt;&lt;periodical&gt;&lt;full-title&gt;IEEE Transactions on Geoscience Remote Sensing&lt;/full-title&gt;&lt;/periodical&gt;&lt;pages&gt;4237-4250&lt;/pages&gt;&lt;volume&gt;58&lt;/volume&gt;&lt;number&gt;6&lt;/number&gt;&lt;dates&gt;&lt;year&gt;2020&lt;/year&gt;&lt;/dates&gt;&lt;isbn&gt;0196-2892&lt;/isbn&gt;&lt;urls&gt;&lt;/urls&gt;&lt;language&gt;English&lt;/language&gt;&lt;/record&gt;&lt;/Cite&gt;&lt;/EndNote&gt;</w:instrText>
      </w:r>
      <w:r w:rsidR="00627192" w:rsidRPr="00835418">
        <w:rPr>
          <w:lang w:val="vi-VN"/>
        </w:rPr>
        <w:fldChar w:fldCharType="separate"/>
      </w:r>
      <w:r w:rsidR="009132A7" w:rsidRPr="009132A7">
        <w:rPr>
          <w:rFonts w:ascii="Times New Roman" w:hAnsi="Times New Roman"/>
          <w:noProof/>
          <w:lang w:val="vi-VN"/>
        </w:rPr>
        <w:t>[29]</w:t>
      </w:r>
      <w:r w:rsidR="00627192" w:rsidRPr="00835418">
        <w:rPr>
          <w:lang w:val="vi-VN"/>
        </w:rPr>
        <w:fldChar w:fldCharType="end"/>
      </w:r>
      <w:r w:rsidR="00627192">
        <w:rPr>
          <w:lang w:val="vi-VN"/>
        </w:rPr>
        <w:t xml:space="preserve">. </w:t>
      </w:r>
      <w:r w:rsidR="003E407F" w:rsidRPr="00835418">
        <w:t>In particular, basic statistics include</w:t>
      </w:r>
      <w:r w:rsidR="003E407F" w:rsidRPr="00835418">
        <w:rPr>
          <w:lang w:val="vi-VN"/>
        </w:rPr>
        <w:t xml:space="preserve"> </w:t>
      </w:r>
      <w:r w:rsidR="003E407F" w:rsidRPr="00835418">
        <w:t>assessment of</w:t>
      </w:r>
      <w:r w:rsidR="003E407F" w:rsidRPr="00835418">
        <w:rPr>
          <w:lang w:val="vi-VN"/>
        </w:rPr>
        <w:t xml:space="preserve"> </w:t>
      </w:r>
      <w:r w:rsidRPr="00835418">
        <w:t>Kappa coefficient, Producer Accuracy (PA), User Accuracy (UA)</w:t>
      </w:r>
      <w:r w:rsidR="00E61190">
        <w:rPr>
          <w:lang w:val="vi-VN"/>
        </w:rPr>
        <w:t>, and</w:t>
      </w:r>
      <w:r w:rsidR="00E61190" w:rsidRPr="00E61190">
        <w:t xml:space="preserve"> </w:t>
      </w:r>
      <w:r w:rsidR="00E61190" w:rsidRPr="00835418">
        <w:t>Overall Accuracy (OA)</w:t>
      </w:r>
      <w:r w:rsidRPr="00835418">
        <w:t>.</w:t>
      </w:r>
      <w:r w:rsidRPr="00734925">
        <w:t xml:space="preserve"> The Kappa coefficient has values ranging from 0.4 to </w:t>
      </w:r>
      <w:r w:rsidR="00835418">
        <w:t>0</w:t>
      </w:r>
      <w:r w:rsidR="00835418">
        <w:rPr>
          <w:lang w:val="vi-VN"/>
        </w:rPr>
        <w:t>.6</w:t>
      </w:r>
      <w:r w:rsidRPr="00734925">
        <w:t xml:space="preserve">, </w:t>
      </w:r>
      <w:r w:rsidR="0083127E">
        <w:t xml:space="preserve">which </w:t>
      </w:r>
      <w:r w:rsidR="003E407F">
        <w:t>a</w:t>
      </w:r>
      <w:r w:rsidR="003E407F" w:rsidRPr="003E407F">
        <w:t>re considered to have average results</w:t>
      </w:r>
      <w:r w:rsidR="00AD5306">
        <w:t>. V</w:t>
      </w:r>
      <w:r w:rsidR="003E407F" w:rsidRPr="003E407F">
        <w:t>alues greater than 0.6 to 0.8 are good</w:t>
      </w:r>
      <w:r w:rsidR="00AD5306">
        <w:t>,</w:t>
      </w:r>
      <w:r w:rsidR="003E407F" w:rsidRPr="003E407F">
        <w:t xml:space="preserve"> and greater than 0.8 to 1.0 are </w:t>
      </w:r>
      <w:r w:rsidR="003E407F" w:rsidRPr="00734925">
        <w:t>excellent</w:t>
      </w:r>
      <w:r w:rsidR="003E407F" w:rsidRPr="003E407F">
        <w:t xml:space="preserve"> </w:t>
      </w:r>
      <w:r w:rsidR="003E407F" w:rsidRPr="00672D64">
        <w:rPr>
          <w:lang w:val="vi-VN"/>
        </w:rPr>
        <w:fldChar w:fldCharType="begin"/>
      </w:r>
      <w:r w:rsidR="009132A7">
        <w:rPr>
          <w:lang w:val="vi-VN"/>
        </w:rPr>
        <w:instrText xml:space="preserve"> ADDIN EN.CITE &lt;EndNote&gt;&lt;Cite&gt;&lt;Author&gt;Næsset&lt;/Author&gt;&lt;Year&gt;1996&lt;/Year&gt;&lt;RecNum&gt;1840&lt;/RecNum&gt;&lt;DisplayText&gt;&lt;style font="Times New Roman" size="10"&gt;[30]&lt;/style&gt;&lt;/DisplayText&gt;&lt;record&gt;&lt;rec-number&gt;1840&lt;/rec-number&gt;&lt;foreign-keys&gt;&lt;key app="EN" db-id="fxxw2zfrispf9ceaaeyve9enre92vx5pf9pw" timestamp="1693210327"&gt;1840&lt;/key&gt;&lt;/foreign-keys&gt;&lt;ref-type name="Journal Article"&gt;17&lt;/ref-type&gt;&lt;contributors&gt;&lt;authors&gt;&lt;author&gt;Næsset, Erik&lt;/author&gt;&lt;/authors&gt;&lt;/contributors&gt;&lt;titles&gt;&lt;title&gt;Use of the weighted Kappa coefficient in classification error assessment of thematic maps&lt;/title&gt;&lt;secondary-title&gt;International Journal of Geographical Information Systems&lt;/secondary-title&gt;&lt;/titles&gt;&lt;periodical&gt;&lt;full-title&gt;International Journal of Geographical Information Systems&lt;/full-title&gt;&lt;/periodical&gt;&lt;pages&gt;591-603&lt;/pages&gt;&lt;volume&gt;10&lt;/volume&gt;&lt;number&gt;5&lt;/number&gt;&lt;dates&gt;&lt;year&gt;1996&lt;/year&gt;&lt;pub-dates&gt;&lt;date&gt;1996/07/01&lt;/date&gt;&lt;/pub-dates&gt;&lt;/dates&gt;&lt;publisher&gt;Taylor &amp;amp; Francis&lt;/publisher&gt;&lt;isbn&gt;0269-3798&lt;/isbn&gt;&lt;urls&gt;&lt;related-urls&gt;&lt;url&gt;https://doi.org/10.1080/02693799608902099&lt;/url&gt;&lt;/related-urls&gt;&lt;/urls&gt;&lt;electronic-resource-num&gt;10.1080/02693799608902099&lt;/electronic-resource-num&gt;&lt;language&gt;English&lt;/language&gt;&lt;/record&gt;&lt;/Cite&gt;&lt;/EndNote&gt;</w:instrText>
      </w:r>
      <w:r w:rsidR="003E407F" w:rsidRPr="00672D64">
        <w:rPr>
          <w:lang w:val="vi-VN"/>
        </w:rPr>
        <w:fldChar w:fldCharType="separate"/>
      </w:r>
      <w:r w:rsidR="009132A7" w:rsidRPr="009132A7">
        <w:rPr>
          <w:rFonts w:ascii="Times New Roman" w:hAnsi="Times New Roman"/>
          <w:noProof/>
          <w:lang w:val="vi-VN"/>
        </w:rPr>
        <w:t>[30]</w:t>
      </w:r>
      <w:r w:rsidR="003E407F" w:rsidRPr="00672D64">
        <w:rPr>
          <w:lang w:val="vi-VN"/>
        </w:rPr>
        <w:fldChar w:fldCharType="end"/>
      </w:r>
      <w:r w:rsidR="00627192">
        <w:rPr>
          <w:lang w:val="vi-VN"/>
        </w:rPr>
        <w:t xml:space="preserve">, </w:t>
      </w:r>
      <w:r w:rsidR="00627192" w:rsidRPr="00672D64">
        <w:rPr>
          <w:lang w:val="vi-VN"/>
        </w:rPr>
        <w:fldChar w:fldCharType="begin"/>
      </w:r>
      <w:r w:rsidR="009132A7">
        <w:rPr>
          <w:lang w:val="vi-VN"/>
        </w:rPr>
        <w:instrText xml:space="preserve"> ADDIN EN.CITE &lt;EndNote&gt;&lt;Cite&gt;&lt;Author&gt;Foody&lt;/Author&gt;&lt;Year&gt;2020&lt;/Year&gt;&lt;RecNum&gt;1842&lt;/RecNum&gt;&lt;DisplayText&gt;&lt;style font="Times New Roman" size="10"&gt;[31]&lt;/style&gt;&lt;/DisplayText&gt;&lt;record&gt;&lt;rec-number&gt;1842&lt;/rec-number&gt;&lt;foreign-keys&gt;&lt;key app="EN" db-id="fxxw2zfrispf9ceaaeyve9enre92vx5pf9pw" timestamp="1693210413"&gt;1842&lt;/key&gt;&lt;/foreign-keys&gt;&lt;ref-type name="Journal Article"&gt;17&lt;/ref-type&gt;&lt;contributors&gt;&lt;authors&gt;&lt;author&gt;Foody, Giles M.&lt;/author&gt;&lt;/authors&gt;&lt;/contributors&gt;&lt;titles&gt;&lt;title&gt;Explaining the unsuitability of the kappa coefficient in the assessment and comparison of the accuracy of thematic maps obtained by image classification&lt;/title&gt;&lt;secondary-title&gt;Remote Sensing of Environment&lt;/secondary-title&gt;&lt;/titles&gt;&lt;periodical&gt;&lt;full-title&gt;Remote Sensing of Environment&lt;/full-title&gt;&lt;/periodical&gt;&lt;pages&gt;111630&lt;/pages&gt;&lt;volume&gt;239&lt;/volume&gt;&lt;keywords&gt;&lt;keyword&gt;Accuracy&lt;/keyword&gt;&lt;keyword&gt;Kappa coefficient&lt;/keyword&gt;&lt;keyword&gt;Chance&lt;/keyword&gt;&lt;keyword&gt;Prevalence&lt;/keyword&gt;&lt;keyword&gt;Bias&lt;/keyword&gt;&lt;/keywords&gt;&lt;dates&gt;&lt;year&gt;2020&lt;/year&gt;&lt;pub-dates&gt;&lt;date&gt;2020/03/15/&lt;/date&gt;&lt;/pub-dates&gt;&lt;/dates&gt;&lt;isbn&gt;0034-4257&lt;/isbn&gt;&lt;urls&gt;&lt;related-urls&gt;&lt;url&gt;https://www.sciencedirect.com/science/article/pii/S0034425719306509&lt;/url&gt;&lt;/related-urls&gt;&lt;/urls&gt;&lt;electronic-resource-num&gt;https://doi.org/10.1016/j.rse.2019.111630&lt;/electronic-resource-num&gt;&lt;language&gt;English&lt;/language&gt;&lt;/record&gt;&lt;/Cite&gt;&lt;/EndNote&gt;</w:instrText>
      </w:r>
      <w:r w:rsidR="00627192" w:rsidRPr="00672D64">
        <w:rPr>
          <w:lang w:val="vi-VN"/>
        </w:rPr>
        <w:fldChar w:fldCharType="separate"/>
      </w:r>
      <w:r w:rsidR="009132A7" w:rsidRPr="009132A7">
        <w:rPr>
          <w:rFonts w:ascii="Times New Roman" w:hAnsi="Times New Roman"/>
          <w:noProof/>
          <w:lang w:val="vi-VN"/>
        </w:rPr>
        <w:t>[31]</w:t>
      </w:r>
      <w:r w:rsidR="00627192" w:rsidRPr="00672D64">
        <w:rPr>
          <w:lang w:val="vi-VN"/>
        </w:rPr>
        <w:fldChar w:fldCharType="end"/>
      </w:r>
      <w:r w:rsidRPr="00734925">
        <w:t xml:space="preserve">. </w:t>
      </w:r>
      <w:r w:rsidR="00835418" w:rsidRPr="00835418">
        <w:t>The accuracy of the classified images is assessed using the error</w:t>
      </w:r>
      <w:r w:rsidR="00AD5306">
        <w:t>-</w:t>
      </w:r>
      <w:r w:rsidR="00835418" w:rsidRPr="00835418">
        <w:t>Matrix function in GEE (Google Earth Engine), where 70% of the sample data is used for image classification, while the remaining 30% of the sample data is reserved for evaluation and testing</w:t>
      </w:r>
      <w:r w:rsidRPr="00734925">
        <w:t xml:space="preserve"> </w:t>
      </w:r>
      <w:r>
        <w:rPr>
          <w:lang w:val="vi-VN"/>
        </w:rPr>
        <w:fldChar w:fldCharType="begin"/>
      </w:r>
      <w:r w:rsidR="009132A7">
        <w:rPr>
          <w:lang w:val="vi-VN"/>
        </w:rPr>
        <w:instrText xml:space="preserve"> ADDIN EN.CITE &lt;EndNote&gt;&lt;Cite&gt;&lt;Author&gt;Shetty&lt;/Author&gt;&lt;Year&gt;2019&lt;/Year&gt;&lt;RecNum&gt;1848&lt;/RecNum&gt;&lt;DisplayText&gt;&lt;style font="Times New Roman" size="10"&gt;[32]&lt;/style&gt;&lt;/DisplayText&gt;&lt;record&gt;&lt;rec-number&gt;1848&lt;/rec-number&gt;&lt;foreign-keys&gt;&lt;key app="EN" db-id="fxxw2zfrispf9ceaaeyve9enre92vx5pf9pw" timestamp="1693210894"&gt;1848&lt;/key&gt;&lt;/foreign-keys&gt;&lt;ref-type name="Thesis"&gt;32&lt;/ref-type&gt;&lt;contributors&gt;&lt;authors&gt;&lt;author&gt;Shetty, Shobitha&lt;/author&gt;&lt;/authors&gt;&lt;/contributors&gt;&lt;titles&gt;&lt;title&gt;Analysis of machine learning classifiers for LULC classification on Google Earth Engine&lt;/title&gt;&lt;/titles&gt;&lt;dates&gt;&lt;year&gt;2019&lt;/year&gt;&lt;/dates&gt;&lt;publisher&gt;University of Twente&lt;/publisher&gt;&lt;urls&gt;&lt;/urls&gt;&lt;language&gt;English&lt;/language&gt;&lt;/record&gt;&lt;/Cite&gt;&lt;/EndNote&gt;</w:instrText>
      </w:r>
      <w:r>
        <w:rPr>
          <w:lang w:val="vi-VN"/>
        </w:rPr>
        <w:fldChar w:fldCharType="separate"/>
      </w:r>
      <w:r w:rsidR="009132A7" w:rsidRPr="009132A7">
        <w:rPr>
          <w:rFonts w:ascii="Times New Roman" w:hAnsi="Times New Roman"/>
          <w:noProof/>
          <w:lang w:val="vi-VN"/>
        </w:rPr>
        <w:t>[32]</w:t>
      </w:r>
      <w:r>
        <w:rPr>
          <w:lang w:val="vi-VN"/>
        </w:rPr>
        <w:fldChar w:fldCharType="end"/>
      </w:r>
      <w:r w:rsidR="00627192">
        <w:rPr>
          <w:lang w:val="vi-VN"/>
        </w:rPr>
        <w:t xml:space="preserve">, </w:t>
      </w:r>
      <w:r w:rsidR="00627192">
        <w:rPr>
          <w:lang w:val="vi-VN"/>
        </w:rPr>
        <w:fldChar w:fldCharType="begin"/>
      </w:r>
      <w:r w:rsidR="009132A7">
        <w:rPr>
          <w:lang w:val="vi-VN"/>
        </w:rPr>
        <w:instrText xml:space="preserve"> ADDIN EN.CITE &lt;EndNote&gt;&lt;Cite&gt;&lt;Author&gt;Srivastava&lt;/Author&gt;&lt;Year&gt;2022&lt;/Year&gt;&lt;RecNum&gt;1846&lt;/RecNum&gt;&lt;DisplayText&gt;&lt;style font="Times New Roman" size="10"&gt;[33]&lt;/style&gt;&lt;/DisplayText&gt;&lt;record&gt;&lt;rec-number&gt;1846&lt;/rec-number&gt;&lt;foreign-keys&gt;&lt;key app="EN" db-id="fxxw2zfrispf9ceaaeyve9enre92vx5pf9pw" timestamp="1693210813"&gt;1846&lt;/key&gt;&lt;/foreign-keys&gt;&lt;ref-type name="Journal Article"&gt;17&lt;/ref-type&gt;&lt;contributors&gt;&lt;authors&gt;&lt;author&gt;Srivastava, A&lt;/author&gt;&lt;author&gt;Bharadwaj, Shruti&lt;/author&gt;&lt;author&gt;Dubey, R&lt;/author&gt;&lt;author&gt;Sharma, VB&lt;/author&gt;&lt;author&gt;Biswas, S %J The International Archives of the Photogrammetry, Remote Sensing&lt;/author&gt;&lt;/authors&gt;&lt;/contributors&gt;&lt;titles&gt;&lt;title&gt;Mapping vegetation and measuring the performance of machine learning algorithm in lulc classification in the large area using sentinel-2 and landsat-8 datasets of dehradun as a test case&lt;/title&gt;&lt;secondary-title&gt;The International Archives of the Photogrammetry, Remote Sensing&amp;#xD;Spatial Information Sciences&lt;/secondary-title&gt;&lt;/titles&gt;&lt;pages&gt;529-535&lt;/pages&gt;&lt;volume&gt;43&lt;/volume&gt;&lt;dates&gt;&lt;year&gt;2022&lt;/year&gt;&lt;/dates&gt;&lt;isbn&gt;1682-1750&lt;/isbn&gt;&lt;urls&gt;&lt;/urls&gt;&lt;language&gt;English&lt;/language&gt;&lt;/record&gt;&lt;/Cite&gt;&lt;/EndNote&gt;</w:instrText>
      </w:r>
      <w:r w:rsidR="00627192">
        <w:rPr>
          <w:lang w:val="vi-VN"/>
        </w:rPr>
        <w:fldChar w:fldCharType="separate"/>
      </w:r>
      <w:r w:rsidR="009132A7" w:rsidRPr="009132A7">
        <w:rPr>
          <w:rFonts w:ascii="Times New Roman" w:hAnsi="Times New Roman"/>
          <w:noProof/>
          <w:lang w:val="vi-VN"/>
        </w:rPr>
        <w:t>[33]</w:t>
      </w:r>
      <w:r w:rsidR="00627192">
        <w:rPr>
          <w:lang w:val="vi-VN"/>
        </w:rPr>
        <w:fldChar w:fldCharType="end"/>
      </w:r>
      <w:r>
        <w:rPr>
          <w:lang w:val="vi-VN"/>
        </w:rPr>
        <w:t>.</w:t>
      </w:r>
    </w:p>
    <w:bookmarkEnd w:id="15"/>
    <w:p w14:paraId="6A11C5C8" w14:textId="6D620586" w:rsidR="0036207F" w:rsidRPr="00E760D5" w:rsidRDefault="00A965F7" w:rsidP="00E760D5">
      <w:pPr>
        <w:pStyle w:val="heading20"/>
        <w:spacing w:before="120" w:after="160" w:line="240" w:lineRule="atLeast"/>
      </w:pPr>
      <w:r>
        <w:t>2</w:t>
      </w:r>
      <w:r w:rsidR="00E760D5">
        <w:t>.</w:t>
      </w:r>
      <w:r>
        <w:t>6</w:t>
      </w:r>
      <w:r w:rsidR="00F37FB6">
        <w:t xml:space="preserve">   </w:t>
      </w:r>
      <w:r w:rsidR="0036207F" w:rsidRPr="00E760D5">
        <w:t>Urban expansion</w:t>
      </w:r>
    </w:p>
    <w:p w14:paraId="383E79CA" w14:textId="3ABBA07F" w:rsidR="002E592A" w:rsidRDefault="00670CDE" w:rsidP="00D84266">
      <w:pPr>
        <w:ind w:firstLine="0"/>
      </w:pPr>
      <w:r w:rsidRPr="00AD5306">
        <w:t>Built-up area extraction</w:t>
      </w:r>
      <w:r w:rsidR="00AD5306">
        <w:t xml:space="preserve"> is the first categorized parameter considered for Urban Expansion. </w:t>
      </w:r>
      <w:r w:rsidR="00E23199" w:rsidRPr="00E23199">
        <w:rPr>
          <w:lang w:val="vi-VN"/>
        </w:rPr>
        <w:t xml:space="preserve">Based on the results obtained from classifying six land covers in the study area, the built-up area is also extracted for the analysis and monitoring of urban </w:t>
      </w:r>
      <w:r w:rsidR="00AD5306" w:rsidRPr="00E23199">
        <w:rPr>
          <w:lang w:val="vi-VN"/>
        </w:rPr>
        <w:t>cent</w:t>
      </w:r>
      <w:r w:rsidR="00AD5306">
        <w:rPr>
          <w:lang w:val="vi-VN"/>
        </w:rPr>
        <w:t>re</w:t>
      </w:r>
      <w:r w:rsidR="00AD5306" w:rsidRPr="00E23199">
        <w:rPr>
          <w:lang w:val="vi-VN"/>
        </w:rPr>
        <w:t xml:space="preserve"> </w:t>
      </w:r>
      <w:r w:rsidR="00E23199" w:rsidRPr="00E23199">
        <w:rPr>
          <w:lang w:val="vi-VN"/>
        </w:rPr>
        <w:t>expansion from 2013 to 2023</w:t>
      </w:r>
      <w:r w:rsidR="002E592A" w:rsidRPr="002E592A">
        <w:rPr>
          <w:lang w:val="vi-VN"/>
        </w:rPr>
        <w:t>.</w:t>
      </w:r>
      <w:r w:rsidR="002E592A" w:rsidRPr="002E592A">
        <w:t xml:space="preserve"> </w:t>
      </w:r>
      <w:r w:rsidR="00E23199" w:rsidRPr="00E23199">
        <w:t xml:space="preserve">These built-up area data layers are then spatially overlaid </w:t>
      </w:r>
      <w:r w:rsidR="00E23199" w:rsidRPr="00E23199">
        <w:lastRenderedPageBreak/>
        <w:t>to calculate and provide results for changes in three periods. These periods include urban area changes for two 5-year periods: Period 1 from 2013 to 2018, Period 2 from 2018 to 2023, and Period 3, which encompasses the entire period from 2013 to 2023</w:t>
      </w:r>
      <w:r w:rsidR="002E592A" w:rsidRPr="002E592A">
        <w:t>.</w:t>
      </w:r>
    </w:p>
    <w:p w14:paraId="2215947C" w14:textId="77777777" w:rsidR="00BA24DF" w:rsidRDefault="00BA24DF" w:rsidP="00D84266">
      <w:pPr>
        <w:ind w:firstLine="0"/>
        <w:rPr>
          <w:lang w:val="vi-VN"/>
        </w:rPr>
      </w:pPr>
    </w:p>
    <w:p w14:paraId="41506210" w14:textId="4E543E2B" w:rsidR="00D04870" w:rsidRDefault="00AD5306" w:rsidP="00AD5306">
      <w:pPr>
        <w:rPr>
          <w:lang w:val="vi-VN"/>
        </w:rPr>
      </w:pPr>
      <w:r w:rsidRPr="00106C68">
        <w:t>Next, the u</w:t>
      </w:r>
      <w:r w:rsidR="00BA2A48" w:rsidRPr="00AD5306">
        <w:t>rban expand</w:t>
      </w:r>
      <w:r w:rsidRPr="00106C68">
        <w:t>ing</w:t>
      </w:r>
      <w:r w:rsidR="00BA2A48" w:rsidRPr="00AD5306">
        <w:t xml:space="preserve"> direction</w:t>
      </w:r>
      <w:r w:rsidRPr="00106C68">
        <w:t xml:space="preserve"> should be chosen as the </w:t>
      </w:r>
      <w:r w:rsidR="00130301">
        <w:t>seco</w:t>
      </w:r>
      <w:r w:rsidRPr="00106C68">
        <w:t>nd importance.</w:t>
      </w:r>
      <w:r>
        <w:t xml:space="preserve"> T</w:t>
      </w:r>
      <w:r w:rsidR="00820AB5" w:rsidRPr="00BB11C6">
        <w:t xml:space="preserve">his study also </w:t>
      </w:r>
      <w:r w:rsidR="00AB627A" w:rsidRPr="00BB11C6">
        <w:t>monitors</w:t>
      </w:r>
      <w:r w:rsidR="004659F3" w:rsidRPr="00BB11C6">
        <w:rPr>
          <w:lang w:val="vi-VN"/>
        </w:rPr>
        <w:t xml:space="preserve"> </w:t>
      </w:r>
      <w:r w:rsidR="00820AB5" w:rsidRPr="00BB11C6">
        <w:t xml:space="preserve">the expansion of the central urban area of Hanoi </w:t>
      </w:r>
      <w:r w:rsidR="00512110" w:rsidRPr="00BB11C6">
        <w:t>with</w:t>
      </w:r>
      <w:r w:rsidR="00820AB5" w:rsidRPr="00BB11C6">
        <w:t>in</w:t>
      </w:r>
      <w:r w:rsidR="005E6CC6" w:rsidRPr="00BB11C6">
        <w:rPr>
          <w:lang w:val="vi-VN"/>
        </w:rPr>
        <w:t xml:space="preserve"> a 15 km radius in</w:t>
      </w:r>
      <w:r w:rsidR="00820AB5" w:rsidRPr="00BB11C6">
        <w:t xml:space="preserve"> the following directions: North (N), North-East (NE), East (E), South-East (SE), South (S), South-West (SW), West (W), and North</w:t>
      </w:r>
      <w:ins w:id="16" w:author="Tung Dao" w:date="2024-06-12T14:22:00Z" w16du:dateUtc="2024-06-12T07:22:00Z">
        <w:r w:rsidR="00271818">
          <w:t>-</w:t>
        </w:r>
      </w:ins>
      <w:r w:rsidR="0071624F">
        <w:t>w</w:t>
      </w:r>
      <w:r w:rsidR="00820AB5" w:rsidRPr="00BB11C6">
        <w:t>est (NW)</w:t>
      </w:r>
      <w:r>
        <w:t xml:space="preserve"> </w:t>
      </w:r>
      <w:r w:rsidRPr="00BB11C6">
        <w:t xml:space="preserve">to analyzing and calculating changes in </w:t>
      </w:r>
      <w:r>
        <w:t xml:space="preserve">the </w:t>
      </w:r>
      <w:r w:rsidRPr="00BB11C6">
        <w:t>built</w:t>
      </w:r>
      <w:r w:rsidRPr="00BB11C6">
        <w:rPr>
          <w:lang w:val="vi-VN"/>
        </w:rPr>
        <w:t xml:space="preserve">-up area </w:t>
      </w:r>
      <w:r w:rsidRPr="00BB11C6">
        <w:t>over time</w:t>
      </w:r>
      <w:r w:rsidR="00820AB5" w:rsidRPr="00BB11C6">
        <w:t>.</w:t>
      </w:r>
      <w:r>
        <w:t xml:space="preserve"> Therefore, t</w:t>
      </w:r>
      <w:r w:rsidR="004659F3" w:rsidRPr="00BB11C6">
        <w:t xml:space="preserve">o obtain detailed results for each urban expansion area, the study divided the </w:t>
      </w:r>
      <w:r w:rsidR="00A023A9">
        <w:t>area</w:t>
      </w:r>
      <w:r w:rsidR="004659F3" w:rsidRPr="00BB11C6">
        <w:t xml:space="preserve"> into four separate zones. Zone 1 has a radius ranging from 0 to 5 km, Zone 2 has a radius ranging from 5 to 10 km, Zone 3 has a radius ranging from 10 to 15 km, and Zone 4 represents the entire area with a radius ranging from 0 to 15 km</w:t>
      </w:r>
      <w:r w:rsidR="004659F3" w:rsidRPr="00BB11C6">
        <w:rPr>
          <w:lang w:val="vi-VN"/>
        </w:rPr>
        <w:t>.</w:t>
      </w:r>
    </w:p>
    <w:p w14:paraId="5DB67979" w14:textId="77B88193" w:rsidR="00E96A1B" w:rsidRPr="00FD4019" w:rsidRDefault="00142577" w:rsidP="00FD4019">
      <w:pPr>
        <w:pStyle w:val="heading10"/>
        <w:spacing w:before="360" w:after="240"/>
        <w:rPr>
          <w:lang w:val="vi-VN"/>
        </w:rPr>
      </w:pPr>
      <w:r w:rsidRPr="00FD4019">
        <w:rPr>
          <w:lang w:val="vi-VN"/>
        </w:rPr>
        <w:t>3</w:t>
      </w:r>
      <w:r w:rsidR="00F37FB6">
        <w:t xml:space="preserve">   </w:t>
      </w:r>
      <w:r w:rsidRPr="00FD4019">
        <w:rPr>
          <w:lang w:val="vi-VN"/>
        </w:rPr>
        <w:t xml:space="preserve">Research Methodology </w:t>
      </w:r>
    </w:p>
    <w:p w14:paraId="23DDB60A" w14:textId="760A7540" w:rsidR="00E96A1B" w:rsidRPr="00FD4019" w:rsidRDefault="00142577" w:rsidP="00FD4019">
      <w:pPr>
        <w:pStyle w:val="heading20"/>
        <w:spacing w:before="120" w:after="160" w:line="240" w:lineRule="atLeast"/>
        <w:rPr>
          <w:lang w:val="vi-VN"/>
        </w:rPr>
      </w:pPr>
      <w:r w:rsidRPr="00FD4019">
        <w:rPr>
          <w:lang w:val="vi-VN"/>
        </w:rPr>
        <w:t>3.1</w:t>
      </w:r>
      <w:r w:rsidR="00F37FB6">
        <w:t xml:space="preserve">   </w:t>
      </w:r>
      <w:r w:rsidRPr="00FD4019">
        <w:rPr>
          <w:lang w:val="vi-VN"/>
        </w:rPr>
        <w:t>Image Pre-Processing</w:t>
      </w:r>
    </w:p>
    <w:p w14:paraId="24FD224D" w14:textId="227C2235" w:rsidR="0032617A" w:rsidRDefault="0032617A" w:rsidP="009E4541">
      <w:pPr>
        <w:pStyle w:val="heading20"/>
        <w:spacing w:before="120" w:after="160" w:line="240" w:lineRule="atLeast"/>
        <w:rPr>
          <w:b w:val="0"/>
          <w:lang w:val="vi-VN"/>
        </w:rPr>
      </w:pPr>
      <w:r w:rsidRPr="0032617A">
        <w:rPr>
          <w:b w:val="0"/>
        </w:rPr>
        <w:t>The Landsat-8 and Sentinel-2 satellite image data from the period 2013-2023,</w:t>
      </w:r>
      <w:r>
        <w:rPr>
          <w:b w:val="0"/>
          <w:lang w:val="vi-VN"/>
        </w:rPr>
        <w:t xml:space="preserve"> </w:t>
      </w:r>
      <w:r w:rsidR="00557397">
        <w:rPr>
          <w:b w:val="0"/>
          <w:lang w:val="vi-VN"/>
        </w:rPr>
        <w:t xml:space="preserve">which </w:t>
      </w:r>
      <w:r>
        <w:rPr>
          <w:b w:val="0"/>
          <w:lang w:val="vi-VN"/>
        </w:rPr>
        <w:t>were derived from</w:t>
      </w:r>
      <w:r w:rsidRPr="0032617A">
        <w:rPr>
          <w:b w:val="0"/>
        </w:rPr>
        <w:t xml:space="preserve"> GEE. </w:t>
      </w:r>
      <w:r w:rsidR="00863415" w:rsidRPr="00863415">
        <w:rPr>
          <w:b w:val="0"/>
        </w:rPr>
        <w:t xml:space="preserve">The satellite acquired images were </w:t>
      </w:r>
      <w:r>
        <w:rPr>
          <w:b w:val="0"/>
        </w:rPr>
        <w:t>processed</w:t>
      </w:r>
      <w:r w:rsidR="004C47D3">
        <w:rPr>
          <w:b w:val="0"/>
        </w:rPr>
        <w:t xml:space="preserve"> and </w:t>
      </w:r>
      <w:r>
        <w:rPr>
          <w:b w:val="0"/>
        </w:rPr>
        <w:t>corrected</w:t>
      </w:r>
      <w:r>
        <w:rPr>
          <w:b w:val="0"/>
          <w:lang w:val="vi-VN"/>
        </w:rPr>
        <w:t xml:space="preserve"> to</w:t>
      </w:r>
      <w:r w:rsidRPr="0032617A">
        <w:rPr>
          <w:b w:val="0"/>
        </w:rPr>
        <w:t xml:space="preserve"> surface reflectance </w:t>
      </w:r>
      <w:r w:rsidR="00863415">
        <w:rPr>
          <w:b w:val="0"/>
        </w:rPr>
        <w:t>values</w:t>
      </w:r>
      <w:r w:rsidR="00863415">
        <w:rPr>
          <w:b w:val="0"/>
          <w:lang w:val="vi-VN"/>
        </w:rPr>
        <w:t>,</w:t>
      </w:r>
      <w:r w:rsidRPr="0032617A">
        <w:rPr>
          <w:b w:val="0"/>
        </w:rPr>
        <w:t xml:space="preserve"> </w:t>
      </w:r>
      <w:r w:rsidR="00557397">
        <w:rPr>
          <w:b w:val="0"/>
        </w:rPr>
        <w:t xml:space="preserve">and </w:t>
      </w:r>
      <w:r>
        <w:rPr>
          <w:b w:val="0"/>
        </w:rPr>
        <w:t>included</w:t>
      </w:r>
      <w:r w:rsidRPr="0032617A">
        <w:rPr>
          <w:b w:val="0"/>
        </w:rPr>
        <w:t xml:space="preserve"> </w:t>
      </w:r>
      <w:r>
        <w:rPr>
          <w:b w:val="0"/>
        </w:rPr>
        <w:t>corrections</w:t>
      </w:r>
      <w:r>
        <w:rPr>
          <w:b w:val="0"/>
          <w:lang w:val="vi-VN"/>
        </w:rPr>
        <w:t xml:space="preserve"> </w:t>
      </w:r>
      <w:r w:rsidRPr="0032617A">
        <w:rPr>
          <w:b w:val="0"/>
        </w:rPr>
        <w:t>for a</w:t>
      </w:r>
      <w:r>
        <w:rPr>
          <w:b w:val="0"/>
        </w:rPr>
        <w:t>tmospheric</w:t>
      </w:r>
      <w:r>
        <w:rPr>
          <w:b w:val="0"/>
          <w:lang w:val="vi-VN"/>
        </w:rPr>
        <w:t>, sun</w:t>
      </w:r>
      <w:r w:rsidRPr="0032617A">
        <w:rPr>
          <w:b w:val="0"/>
        </w:rPr>
        <w:t xml:space="preserve"> and solar </w:t>
      </w:r>
      <w:r>
        <w:rPr>
          <w:b w:val="0"/>
        </w:rPr>
        <w:t>zenith</w:t>
      </w:r>
      <w:r w:rsidRPr="0032617A">
        <w:rPr>
          <w:b w:val="0"/>
        </w:rPr>
        <w:t xml:space="preserve"> </w:t>
      </w:r>
      <w:r>
        <w:rPr>
          <w:b w:val="0"/>
          <w:lang w:val="vi-VN"/>
        </w:rPr>
        <w:fldChar w:fldCharType="begin"/>
      </w:r>
      <w:r>
        <w:rPr>
          <w:b w:val="0"/>
          <w:lang w:val="vi-VN"/>
        </w:rPr>
        <w:instrText xml:space="preserve"> ADDIN EN.CITE &lt;EndNote&gt;&lt;Cite&gt;&lt;Author&gt;Claverie&lt;/Author&gt;&lt;Year&gt;2018&lt;/Year&gt;&lt;RecNum&gt;2042&lt;/RecNum&gt;&lt;DisplayText&gt;&lt;style font="Times New Roman" size="10"&gt;[34]&lt;/style&gt;&lt;/DisplayText&gt;&lt;record&gt;&lt;rec-number&gt;2042&lt;/rec-number&gt;&lt;foreign-keys&gt;&lt;key app="EN" db-id="fxxw2zfrispf9ceaaeyve9enre92vx5pf9pw" timestamp="1716358418"&gt;2042&lt;/key&gt;&lt;/foreign-keys&gt;&lt;ref-type name="Journal Article"&gt;17&lt;/ref-type&gt;&lt;contributors&gt;&lt;authors&gt;&lt;author&gt;Claverie, Martin&lt;/author&gt;&lt;author&gt;Ju, Junchang&lt;/author&gt;&lt;author&gt;Masek, Jeffrey G&lt;/author&gt;&lt;author&gt;Dungan, Jennifer L&lt;/author&gt;&lt;author&gt;Vermote, Eric F&lt;/author&gt;&lt;author&gt;Roger, Jean-Claude&lt;/author&gt;&lt;author&gt;Skakun, Sergii V&lt;/author&gt;&lt;author&gt;Justice, Christopher&lt;/author&gt;&lt;/authors&gt;&lt;/contributors&gt;&lt;titles&gt;&lt;title&gt;The Harmonized Landsat and Sentinel-2 surface reflectance data set&lt;/title&gt;&lt;secondary-title&gt;Remote sensing of environment&lt;/secondary-title&gt;&lt;/titles&gt;&lt;periodical&gt;&lt;full-title&gt;Remote Sensing of Environment&lt;/full-title&gt;&lt;/periodical&gt;&lt;pages&gt;145-161&lt;/pages&gt;&lt;volume&gt;219&lt;/volume&gt;&lt;dates&gt;&lt;year&gt;2018&lt;/year&gt;&lt;/dates&gt;&lt;isbn&gt;0034-4257&lt;/isbn&gt;&lt;urls&gt;&lt;/urls&gt;&lt;/record&gt;&lt;/Cite&gt;&lt;/EndNote&gt;</w:instrText>
      </w:r>
      <w:r>
        <w:rPr>
          <w:b w:val="0"/>
          <w:lang w:val="vi-VN"/>
        </w:rPr>
        <w:fldChar w:fldCharType="separate"/>
      </w:r>
      <w:r w:rsidRPr="00236378">
        <w:rPr>
          <w:rFonts w:ascii="Times New Roman" w:hAnsi="Times New Roman"/>
          <w:b w:val="0"/>
          <w:noProof/>
          <w:lang w:val="vi-VN"/>
        </w:rPr>
        <w:t>[34]</w:t>
      </w:r>
      <w:r>
        <w:rPr>
          <w:b w:val="0"/>
          <w:lang w:val="vi-VN"/>
        </w:rPr>
        <w:fldChar w:fldCharType="end"/>
      </w:r>
      <w:r w:rsidRPr="0032617A">
        <w:rPr>
          <w:b w:val="0"/>
        </w:rPr>
        <w:t xml:space="preserve">. The </w:t>
      </w:r>
      <w:r>
        <w:rPr>
          <w:b w:val="0"/>
        </w:rPr>
        <w:t>pre</w:t>
      </w:r>
      <w:r>
        <w:rPr>
          <w:b w:val="0"/>
          <w:lang w:val="vi-VN"/>
        </w:rPr>
        <w:t>-</w:t>
      </w:r>
      <w:r w:rsidRPr="0032617A">
        <w:rPr>
          <w:b w:val="0"/>
        </w:rPr>
        <w:t>processing involves the following steps</w:t>
      </w:r>
      <w:r w:rsidR="004C47D3">
        <w:rPr>
          <w:b w:val="0"/>
        </w:rPr>
        <w:t>, such as</w:t>
      </w:r>
      <w:r w:rsidRPr="0032617A">
        <w:rPr>
          <w:b w:val="0"/>
        </w:rPr>
        <w:t xml:space="preserve"> (1) creation of image data files</w:t>
      </w:r>
      <w:r w:rsidR="004C47D3">
        <w:rPr>
          <w:b w:val="0"/>
        </w:rPr>
        <w:t>,</w:t>
      </w:r>
      <w:r w:rsidRPr="0032617A">
        <w:rPr>
          <w:b w:val="0"/>
        </w:rPr>
        <w:t xml:space="preserve"> (2) cloud filtering</w:t>
      </w:r>
      <w:r w:rsidR="004C47D3">
        <w:rPr>
          <w:b w:val="0"/>
        </w:rPr>
        <w:t>,</w:t>
      </w:r>
      <w:r w:rsidRPr="0032617A">
        <w:rPr>
          <w:b w:val="0"/>
        </w:rPr>
        <w:t xml:space="preserve"> (3) generation of average images for the study area</w:t>
      </w:r>
      <w:r w:rsidR="004C47D3">
        <w:rPr>
          <w:b w:val="0"/>
        </w:rPr>
        <w:t>s,</w:t>
      </w:r>
      <w:r w:rsidRPr="0032617A">
        <w:rPr>
          <w:b w:val="0"/>
        </w:rPr>
        <w:t xml:space="preserve"> (4) preparation of LULC </w:t>
      </w:r>
      <w:r w:rsidR="00C04131">
        <w:rPr>
          <w:b w:val="0"/>
        </w:rPr>
        <w:t>classes</w:t>
      </w:r>
      <w:r w:rsidRPr="0032617A">
        <w:rPr>
          <w:b w:val="0"/>
        </w:rPr>
        <w:t>, followed by sample training and validation</w:t>
      </w:r>
      <w:r w:rsidR="004C47D3">
        <w:rPr>
          <w:b w:val="0"/>
        </w:rPr>
        <w:t>,</w:t>
      </w:r>
      <w:r w:rsidRPr="0032617A">
        <w:rPr>
          <w:b w:val="0"/>
        </w:rPr>
        <w:t xml:space="preserve"> (5) LULC classification</w:t>
      </w:r>
      <w:r w:rsidR="004C47D3">
        <w:rPr>
          <w:b w:val="0"/>
        </w:rPr>
        <w:t>,</w:t>
      </w:r>
      <w:r w:rsidRPr="0032617A">
        <w:rPr>
          <w:b w:val="0"/>
        </w:rPr>
        <w:t xml:space="preserve"> (6) accuracy assessment</w:t>
      </w:r>
      <w:r w:rsidR="004C47D3">
        <w:rPr>
          <w:b w:val="0"/>
        </w:rPr>
        <w:t xml:space="preserve"> and</w:t>
      </w:r>
      <w:r w:rsidRPr="0032617A">
        <w:rPr>
          <w:b w:val="0"/>
        </w:rPr>
        <w:t xml:space="preserve"> (7) post-processing and analysis. Spectral bands used for classification are bands 2, 3, 4, 5, 6, </w:t>
      </w:r>
      <w:r w:rsidR="004C47D3">
        <w:rPr>
          <w:b w:val="0"/>
        </w:rPr>
        <w:t xml:space="preserve">and </w:t>
      </w:r>
      <w:r w:rsidRPr="0032617A">
        <w:rPr>
          <w:b w:val="0"/>
        </w:rPr>
        <w:t>7</w:t>
      </w:r>
      <w:r w:rsidR="004C47D3">
        <w:rPr>
          <w:b w:val="0"/>
        </w:rPr>
        <w:t xml:space="preserve"> f</w:t>
      </w:r>
      <w:r w:rsidR="004C47D3" w:rsidRPr="0032617A">
        <w:rPr>
          <w:b w:val="0"/>
        </w:rPr>
        <w:t>or Landsat-8</w:t>
      </w:r>
      <w:r w:rsidR="004C47D3">
        <w:rPr>
          <w:b w:val="0"/>
        </w:rPr>
        <w:t xml:space="preserve"> </w:t>
      </w:r>
      <w:r w:rsidRPr="0032617A">
        <w:rPr>
          <w:b w:val="0"/>
        </w:rPr>
        <w:t>and bands 2, 3, 4, 8a, 11, 12</w:t>
      </w:r>
      <w:r w:rsidR="004C47D3">
        <w:rPr>
          <w:b w:val="0"/>
        </w:rPr>
        <w:t xml:space="preserve"> </w:t>
      </w:r>
      <w:r w:rsidR="004C47D3" w:rsidRPr="0032617A">
        <w:rPr>
          <w:b w:val="0"/>
        </w:rPr>
        <w:t>for Sentinel-2</w:t>
      </w:r>
      <w:r w:rsidRPr="0032617A">
        <w:rPr>
          <w:b w:val="0"/>
        </w:rPr>
        <w:t>.</w:t>
      </w:r>
    </w:p>
    <w:p w14:paraId="30BA781D" w14:textId="3AC5836E" w:rsidR="00E96A1B" w:rsidRDefault="00142577" w:rsidP="00FD4019">
      <w:pPr>
        <w:pStyle w:val="heading20"/>
        <w:spacing w:before="120" w:after="160" w:line="240" w:lineRule="atLeast"/>
      </w:pPr>
      <w:r>
        <w:t>3.2</w:t>
      </w:r>
      <w:r w:rsidR="00F37FB6">
        <w:t xml:space="preserve">   </w:t>
      </w:r>
      <w:r>
        <w:t xml:space="preserve">Classification of LULC Types and </w:t>
      </w:r>
      <w:r w:rsidR="00863415">
        <w:t>Training</w:t>
      </w:r>
      <w:r w:rsidR="00863415">
        <w:rPr>
          <w:lang w:val="vi-VN"/>
        </w:rPr>
        <w:t>,</w:t>
      </w:r>
      <w:r>
        <w:t xml:space="preserve"> Validation of Samples</w:t>
      </w:r>
    </w:p>
    <w:p w14:paraId="4BE804E4" w14:textId="3FA6F90B" w:rsidR="000E648F" w:rsidRDefault="000E648F" w:rsidP="001D3C5F">
      <w:pPr>
        <w:pStyle w:val="p1a"/>
      </w:pPr>
      <w:r w:rsidRPr="000E648F">
        <w:t xml:space="preserve">The LULC classes for the study area </w:t>
      </w:r>
      <w:r>
        <w:t>were</w:t>
      </w:r>
      <w:r>
        <w:rPr>
          <w:lang w:val="vi-VN"/>
        </w:rPr>
        <w:t xml:space="preserve"> dete</w:t>
      </w:r>
      <w:r w:rsidR="00557397">
        <w:rPr>
          <w:lang w:val="vi-VN"/>
        </w:rPr>
        <w:t>rmin</w:t>
      </w:r>
      <w:r>
        <w:rPr>
          <w:lang w:val="vi-VN"/>
        </w:rPr>
        <w:t xml:space="preserve">ed </w:t>
      </w:r>
      <w:r w:rsidRPr="000E648F">
        <w:t xml:space="preserve">based on </w:t>
      </w:r>
      <w:r>
        <w:t>fieldwork</w:t>
      </w:r>
      <w:r w:rsidRPr="000E648F">
        <w:t xml:space="preserve"> and</w:t>
      </w:r>
      <w:r w:rsidRPr="00B93B9E">
        <w:t xml:space="preserve"> land use statistics </w:t>
      </w:r>
      <w:r w:rsidRPr="000E648F">
        <w:t xml:space="preserve">maps in Vietnam </w:t>
      </w:r>
      <w:r w:rsidR="00CA01A2">
        <w:rPr>
          <w:lang w:val="vi-VN"/>
        </w:rPr>
        <w:fldChar w:fldCharType="begin"/>
      </w:r>
      <w:r w:rsidR="00CA01A2">
        <w:rPr>
          <w:lang w:val="vi-VN"/>
        </w:rPr>
        <w:instrText xml:space="preserve"> ADDIN EN.CITE &lt;EndNote&gt;&lt;Cite&gt;&lt;Author&gt;Hoa&lt;/Author&gt;&lt;Year&gt;2019&lt;/Year&gt;&lt;RecNum&gt;2043&lt;/RecNum&gt;&lt;DisplayText&gt;&lt;style font="Times New Roman" size="10"&gt;[35]&lt;/style&gt;&lt;/DisplayText&gt;&lt;record&gt;&lt;rec-number&gt;2043&lt;/rec-number&gt;&lt;foreign-keys&gt;&lt;key app="EN" db-id="fxxw2zfrispf9ceaaeyve9enre92vx5pf9pw" timestamp="1716360075"&gt;2043&lt;/key&gt;&lt;/foreign-keys&gt;&lt;ref-type name="Standard"&gt;58&lt;/ref-type&gt;&lt;contributors&gt;&lt;authors&gt;&lt;author&gt;Hoa, N.T.P.&lt;/author&gt;&lt;/authors&gt;&lt;/contributors&gt;&lt;titles&gt;&lt;title&gt;Circular of the Regulation on Economic and Technical Levels of the Landuse Statistics and Landuse Status Mapping&lt;/title&gt;&lt;secondary-title&gt;Ministry of Natural Resources and Environment&lt;/secondary-title&gt;&lt;/titles&gt;&lt;dates&gt;&lt;year&gt;2019&lt;/year&gt;&lt;/dates&gt;&lt;pub-location&gt;Hanoi, Vietnam&lt;/pub-location&gt;&lt;urls&gt;&lt;/urls&gt;&lt;/record&gt;&lt;/Cite&gt;&lt;/EndNote&gt;</w:instrText>
      </w:r>
      <w:r w:rsidR="00CA01A2">
        <w:rPr>
          <w:lang w:val="vi-VN"/>
        </w:rPr>
        <w:fldChar w:fldCharType="separate"/>
      </w:r>
      <w:r w:rsidR="00CA01A2" w:rsidRPr="0090139A">
        <w:rPr>
          <w:rFonts w:ascii="Times New Roman" w:hAnsi="Times New Roman"/>
          <w:noProof/>
          <w:lang w:val="vi-VN"/>
        </w:rPr>
        <w:t>[35]</w:t>
      </w:r>
      <w:r w:rsidR="00CA01A2">
        <w:rPr>
          <w:lang w:val="vi-VN"/>
        </w:rPr>
        <w:fldChar w:fldCharType="end"/>
      </w:r>
      <w:r w:rsidRPr="000E648F">
        <w:t xml:space="preserve">. The results include </w:t>
      </w:r>
      <w:r w:rsidR="00F077BD">
        <w:t>six</w:t>
      </w:r>
      <w:r w:rsidRPr="000E648F">
        <w:t xml:space="preserve"> LULC</w:t>
      </w:r>
      <w:r w:rsidR="00F077BD">
        <w:t xml:space="preserve"> </w:t>
      </w:r>
      <w:r w:rsidR="000B34EE">
        <w:t>classe</w:t>
      </w:r>
      <w:r w:rsidRPr="000E648F">
        <w:t>s</w:t>
      </w:r>
      <w:r w:rsidR="00F077BD">
        <w:t>, including</w:t>
      </w:r>
      <w:r w:rsidR="00EC54BA">
        <w:t xml:space="preserve"> </w:t>
      </w:r>
      <w:r w:rsidR="00F077BD">
        <w:t>(</w:t>
      </w:r>
      <w:r w:rsidRPr="000E648F">
        <w:t>1) Bare land</w:t>
      </w:r>
      <w:r w:rsidR="00F077BD">
        <w:t>,</w:t>
      </w:r>
      <w:r w:rsidRPr="000E648F">
        <w:t xml:space="preserve"> </w:t>
      </w:r>
      <w:r w:rsidR="00F077BD">
        <w:t>(</w:t>
      </w:r>
      <w:r w:rsidRPr="000E648F">
        <w:t>2) Water bodies</w:t>
      </w:r>
      <w:r w:rsidR="00F077BD">
        <w:t>, (</w:t>
      </w:r>
      <w:r w:rsidRPr="000E648F">
        <w:t>3) Large trees</w:t>
      </w:r>
      <w:r w:rsidR="00F077BD">
        <w:t>,</w:t>
      </w:r>
      <w:r w:rsidRPr="000E648F">
        <w:t xml:space="preserve"> </w:t>
      </w:r>
      <w:r w:rsidR="00F077BD">
        <w:t>(</w:t>
      </w:r>
      <w:r w:rsidRPr="000E648F">
        <w:t>4) Shrubs</w:t>
      </w:r>
      <w:r w:rsidR="00F077BD">
        <w:t xml:space="preserve"> and</w:t>
      </w:r>
      <w:r w:rsidRPr="000E648F">
        <w:t xml:space="preserve"> lawns</w:t>
      </w:r>
      <w:r w:rsidR="00F077BD">
        <w:t>, (</w:t>
      </w:r>
      <w:r w:rsidRPr="000E648F">
        <w:t>5) Built-up area</w:t>
      </w:r>
      <w:r w:rsidR="00F077BD">
        <w:t>, (</w:t>
      </w:r>
      <w:r w:rsidRPr="000E648F">
        <w:t>6) Transportation (</w:t>
      </w:r>
      <w:r w:rsidR="00F077BD">
        <w:t xml:space="preserve">see </w:t>
      </w:r>
      <w:r w:rsidRPr="000E648F">
        <w:t>Table 2)</w:t>
      </w:r>
    </w:p>
    <w:p w14:paraId="144059EF" w14:textId="7FF552AA" w:rsidR="0037530B" w:rsidRPr="005D7B5D" w:rsidRDefault="00F077BD" w:rsidP="00AD643E">
      <w:pPr>
        <w:pStyle w:val="Caption"/>
        <w:ind w:firstLine="0"/>
        <w:jc w:val="center"/>
        <w:rPr>
          <w:szCs w:val="18"/>
        </w:rPr>
      </w:pPr>
      <w:r w:rsidRPr="00AD643E">
        <w:rPr>
          <w:sz w:val="18"/>
          <w:szCs w:val="18"/>
        </w:rPr>
        <w:t xml:space="preserve">Table </w:t>
      </w:r>
      <w:r w:rsidRPr="00AD643E">
        <w:rPr>
          <w:sz w:val="18"/>
          <w:szCs w:val="18"/>
        </w:rPr>
        <w:fldChar w:fldCharType="begin"/>
      </w:r>
      <w:r w:rsidRPr="00AD643E">
        <w:rPr>
          <w:sz w:val="18"/>
          <w:szCs w:val="18"/>
        </w:rPr>
        <w:instrText xml:space="preserve"> SEQ Table \* ARABIC </w:instrText>
      </w:r>
      <w:r w:rsidRPr="00AD643E">
        <w:rPr>
          <w:sz w:val="18"/>
          <w:szCs w:val="18"/>
        </w:rPr>
        <w:fldChar w:fldCharType="separate"/>
      </w:r>
      <w:r w:rsidR="001442E2">
        <w:rPr>
          <w:noProof/>
          <w:sz w:val="18"/>
          <w:szCs w:val="18"/>
        </w:rPr>
        <w:t>2</w:t>
      </w:r>
      <w:r w:rsidRPr="00AD643E">
        <w:rPr>
          <w:sz w:val="18"/>
          <w:szCs w:val="18"/>
        </w:rPr>
        <w:fldChar w:fldCharType="end"/>
      </w:r>
      <w:r w:rsidRPr="00AD643E">
        <w:rPr>
          <w:sz w:val="18"/>
          <w:szCs w:val="18"/>
        </w:rPr>
        <w:t xml:space="preserve">. </w:t>
      </w:r>
      <w:r w:rsidR="00820D89" w:rsidRPr="00AD643E">
        <w:rPr>
          <w:b w:val="0"/>
          <w:bCs/>
          <w:sz w:val="18"/>
          <w:szCs w:val="18"/>
        </w:rPr>
        <w:t>Descriptions of the LULC classes</w:t>
      </w:r>
      <w:r w:rsidR="0037530B" w:rsidRPr="00AD643E">
        <w:rPr>
          <w:sz w:val="18"/>
          <w:szCs w:val="18"/>
        </w:rPr>
        <w:t>.</w:t>
      </w:r>
    </w:p>
    <w:tbl>
      <w:tblPr>
        <w:tblW w:w="6987" w:type="dxa"/>
        <w:jc w:val="center"/>
        <w:tblLayout w:type="fixed"/>
        <w:tblCellMar>
          <w:left w:w="70" w:type="dxa"/>
          <w:right w:w="70" w:type="dxa"/>
        </w:tblCellMar>
        <w:tblLook w:val="0000" w:firstRow="0" w:lastRow="0" w:firstColumn="0" w:lastColumn="0" w:noHBand="0" w:noVBand="0"/>
      </w:tblPr>
      <w:tblGrid>
        <w:gridCol w:w="567"/>
        <w:gridCol w:w="1285"/>
        <w:gridCol w:w="274"/>
        <w:gridCol w:w="4861"/>
      </w:tblGrid>
      <w:tr w:rsidR="002F275D" w:rsidRPr="00820D89" w14:paraId="5610B255" w14:textId="77777777" w:rsidTr="00D10FBD">
        <w:trPr>
          <w:jc w:val="center"/>
        </w:trPr>
        <w:tc>
          <w:tcPr>
            <w:tcW w:w="567" w:type="dxa"/>
            <w:tcBorders>
              <w:top w:val="single" w:sz="12" w:space="0" w:color="000000"/>
              <w:bottom w:val="single" w:sz="6" w:space="0" w:color="000000"/>
            </w:tcBorders>
          </w:tcPr>
          <w:p w14:paraId="03C6E0CC" w14:textId="77777777" w:rsidR="002F275D" w:rsidRPr="00820D89" w:rsidRDefault="002F275D" w:rsidP="0051592A">
            <w:pPr>
              <w:ind w:firstLine="0"/>
              <w:rPr>
                <w:sz w:val="18"/>
                <w:szCs w:val="18"/>
              </w:rPr>
            </w:pPr>
            <w:r w:rsidRPr="00820D89">
              <w:rPr>
                <w:sz w:val="18"/>
                <w:szCs w:val="18"/>
              </w:rPr>
              <w:t>No</w:t>
            </w:r>
          </w:p>
        </w:tc>
        <w:tc>
          <w:tcPr>
            <w:tcW w:w="1285" w:type="dxa"/>
            <w:tcBorders>
              <w:top w:val="single" w:sz="12" w:space="0" w:color="000000"/>
              <w:bottom w:val="single" w:sz="6" w:space="0" w:color="000000"/>
            </w:tcBorders>
          </w:tcPr>
          <w:p w14:paraId="7FAAA3B5" w14:textId="140CB459" w:rsidR="002F275D" w:rsidRPr="008535A7" w:rsidRDefault="00820D89" w:rsidP="0051592A">
            <w:pPr>
              <w:ind w:firstLine="0"/>
              <w:jc w:val="center"/>
              <w:rPr>
                <w:sz w:val="18"/>
                <w:szCs w:val="18"/>
              </w:rPr>
            </w:pPr>
            <w:r w:rsidRPr="006F067F">
              <w:rPr>
                <w:sz w:val="18"/>
                <w:szCs w:val="18"/>
              </w:rPr>
              <w:t>LULC</w:t>
            </w:r>
            <w:r w:rsidRPr="006F067F">
              <w:rPr>
                <w:sz w:val="18"/>
                <w:szCs w:val="18"/>
                <w:lang w:val="vi-VN"/>
              </w:rPr>
              <w:t xml:space="preserve"> C</w:t>
            </w:r>
            <w:r w:rsidRPr="008535A7">
              <w:rPr>
                <w:sz w:val="18"/>
                <w:szCs w:val="18"/>
                <w:lang w:val="vi-VN"/>
              </w:rPr>
              <w:t>lasses</w:t>
            </w:r>
          </w:p>
        </w:tc>
        <w:tc>
          <w:tcPr>
            <w:tcW w:w="5135" w:type="dxa"/>
            <w:gridSpan w:val="2"/>
            <w:tcBorders>
              <w:top w:val="single" w:sz="12" w:space="0" w:color="000000"/>
              <w:bottom w:val="single" w:sz="6" w:space="0" w:color="000000"/>
            </w:tcBorders>
          </w:tcPr>
          <w:p w14:paraId="50576066" w14:textId="2ECF0933" w:rsidR="002F275D" w:rsidRPr="008535A7" w:rsidRDefault="00820D89" w:rsidP="0051592A">
            <w:pPr>
              <w:ind w:firstLine="0"/>
              <w:jc w:val="center"/>
              <w:rPr>
                <w:sz w:val="18"/>
                <w:szCs w:val="18"/>
              </w:rPr>
            </w:pPr>
            <w:r w:rsidRPr="008535A7">
              <w:rPr>
                <w:sz w:val="18"/>
                <w:szCs w:val="18"/>
              </w:rPr>
              <w:t>Description</w:t>
            </w:r>
          </w:p>
        </w:tc>
      </w:tr>
      <w:tr w:rsidR="002F275D" w:rsidRPr="00820D89" w14:paraId="093EA6D8" w14:textId="77777777" w:rsidTr="00D10FBD">
        <w:trPr>
          <w:jc w:val="center"/>
        </w:trPr>
        <w:tc>
          <w:tcPr>
            <w:tcW w:w="567" w:type="dxa"/>
          </w:tcPr>
          <w:p w14:paraId="599639D3" w14:textId="77777777" w:rsidR="002F275D" w:rsidRPr="00820D89" w:rsidRDefault="002F275D" w:rsidP="0051592A">
            <w:pPr>
              <w:ind w:firstLine="0"/>
              <w:rPr>
                <w:sz w:val="18"/>
                <w:szCs w:val="18"/>
              </w:rPr>
            </w:pPr>
            <w:r w:rsidRPr="00820D89">
              <w:rPr>
                <w:sz w:val="18"/>
                <w:szCs w:val="18"/>
              </w:rPr>
              <w:t>1</w:t>
            </w:r>
          </w:p>
        </w:tc>
        <w:tc>
          <w:tcPr>
            <w:tcW w:w="1559" w:type="dxa"/>
            <w:gridSpan w:val="2"/>
            <w:vAlign w:val="center"/>
          </w:tcPr>
          <w:p w14:paraId="73353069" w14:textId="65339694" w:rsidR="002F275D" w:rsidRPr="00820D89" w:rsidRDefault="00820D89" w:rsidP="00D10FBD">
            <w:pPr>
              <w:ind w:firstLine="0"/>
              <w:jc w:val="left"/>
              <w:rPr>
                <w:sz w:val="18"/>
                <w:szCs w:val="18"/>
              </w:rPr>
            </w:pPr>
            <w:r w:rsidRPr="006F067F">
              <w:rPr>
                <w:sz w:val="18"/>
                <w:szCs w:val="18"/>
              </w:rPr>
              <w:t>Bare</w:t>
            </w:r>
            <w:r w:rsidRPr="006F067F">
              <w:rPr>
                <w:sz w:val="18"/>
                <w:szCs w:val="18"/>
                <w:lang w:val="vi-VN"/>
              </w:rPr>
              <w:t xml:space="preserve"> land</w:t>
            </w:r>
          </w:p>
        </w:tc>
        <w:tc>
          <w:tcPr>
            <w:tcW w:w="4861" w:type="dxa"/>
            <w:vAlign w:val="center"/>
          </w:tcPr>
          <w:p w14:paraId="5A8F2766" w14:textId="5CD6216E" w:rsidR="002F275D" w:rsidRPr="00D10FBD" w:rsidRDefault="00111336" w:rsidP="00D10FBD">
            <w:pPr>
              <w:ind w:firstLine="0"/>
              <w:jc w:val="left"/>
              <w:rPr>
                <w:sz w:val="18"/>
                <w:szCs w:val="18"/>
                <w:lang w:val="vi-VN"/>
              </w:rPr>
            </w:pPr>
            <w:r>
              <w:rPr>
                <w:sz w:val="18"/>
                <w:szCs w:val="18"/>
              </w:rPr>
              <w:t>S</w:t>
            </w:r>
            <w:r w:rsidRPr="00111336">
              <w:rPr>
                <w:sz w:val="18"/>
                <w:szCs w:val="18"/>
              </w:rPr>
              <w:t xml:space="preserve">andy areas, reclaimed </w:t>
            </w:r>
            <w:r>
              <w:rPr>
                <w:sz w:val="18"/>
                <w:szCs w:val="18"/>
              </w:rPr>
              <w:t>land</w:t>
            </w:r>
            <w:r>
              <w:rPr>
                <w:sz w:val="18"/>
                <w:szCs w:val="18"/>
                <w:lang w:val="vi-VN"/>
              </w:rPr>
              <w:t xml:space="preserve">, </w:t>
            </w:r>
            <w:r>
              <w:rPr>
                <w:sz w:val="18"/>
                <w:szCs w:val="18"/>
              </w:rPr>
              <w:t>u</w:t>
            </w:r>
            <w:r w:rsidRPr="008535A7">
              <w:rPr>
                <w:sz w:val="18"/>
                <w:szCs w:val="18"/>
              </w:rPr>
              <w:t>ncultivated land, undeveloped land</w:t>
            </w:r>
          </w:p>
        </w:tc>
      </w:tr>
      <w:tr w:rsidR="002F275D" w:rsidRPr="00820D89" w14:paraId="04E872F1" w14:textId="77777777" w:rsidTr="00D10FBD">
        <w:trPr>
          <w:jc w:val="center"/>
        </w:trPr>
        <w:tc>
          <w:tcPr>
            <w:tcW w:w="567" w:type="dxa"/>
          </w:tcPr>
          <w:p w14:paraId="43935DD9" w14:textId="77777777" w:rsidR="002F275D" w:rsidRPr="00820D89" w:rsidRDefault="002F275D" w:rsidP="0051592A">
            <w:pPr>
              <w:ind w:firstLine="0"/>
              <w:rPr>
                <w:sz w:val="18"/>
                <w:szCs w:val="18"/>
              </w:rPr>
            </w:pPr>
            <w:r w:rsidRPr="00820D89">
              <w:rPr>
                <w:sz w:val="18"/>
                <w:szCs w:val="18"/>
              </w:rPr>
              <w:t>2</w:t>
            </w:r>
          </w:p>
        </w:tc>
        <w:tc>
          <w:tcPr>
            <w:tcW w:w="1559" w:type="dxa"/>
            <w:gridSpan w:val="2"/>
            <w:vAlign w:val="center"/>
          </w:tcPr>
          <w:p w14:paraId="07841C36" w14:textId="2A924A78" w:rsidR="002F275D" w:rsidRPr="00820D89" w:rsidRDefault="00820D89" w:rsidP="00D10FBD">
            <w:pPr>
              <w:ind w:firstLine="0"/>
              <w:jc w:val="left"/>
              <w:rPr>
                <w:sz w:val="18"/>
                <w:szCs w:val="18"/>
              </w:rPr>
            </w:pPr>
            <w:r w:rsidRPr="006F067F">
              <w:rPr>
                <w:sz w:val="18"/>
                <w:szCs w:val="18"/>
              </w:rPr>
              <w:t>Water bodies</w:t>
            </w:r>
          </w:p>
        </w:tc>
        <w:tc>
          <w:tcPr>
            <w:tcW w:w="4861" w:type="dxa"/>
            <w:vAlign w:val="center"/>
          </w:tcPr>
          <w:p w14:paraId="723AF6F1" w14:textId="1D1391C2" w:rsidR="002F275D" w:rsidRPr="006F067F" w:rsidRDefault="008535A7" w:rsidP="00D10FBD">
            <w:pPr>
              <w:ind w:firstLine="0"/>
              <w:jc w:val="left"/>
              <w:rPr>
                <w:sz w:val="18"/>
                <w:szCs w:val="18"/>
              </w:rPr>
            </w:pPr>
            <w:r w:rsidRPr="008535A7">
              <w:rPr>
                <w:sz w:val="18"/>
                <w:szCs w:val="18"/>
              </w:rPr>
              <w:t xml:space="preserve">Rivers, </w:t>
            </w:r>
            <w:r w:rsidR="00890C27">
              <w:rPr>
                <w:sz w:val="18"/>
                <w:szCs w:val="18"/>
              </w:rPr>
              <w:t>ponds</w:t>
            </w:r>
            <w:r w:rsidR="00890C27">
              <w:rPr>
                <w:sz w:val="18"/>
                <w:szCs w:val="18"/>
                <w:lang w:val="vi-VN"/>
              </w:rPr>
              <w:t>,</w:t>
            </w:r>
            <w:r w:rsidR="00890C27" w:rsidRPr="00890C27">
              <w:rPr>
                <w:sz w:val="18"/>
                <w:szCs w:val="18"/>
              </w:rPr>
              <w:t xml:space="preserve"> </w:t>
            </w:r>
            <w:r w:rsidRPr="008535A7">
              <w:rPr>
                <w:sz w:val="18"/>
                <w:szCs w:val="18"/>
              </w:rPr>
              <w:t>streams, lakes, canal</w:t>
            </w:r>
          </w:p>
        </w:tc>
      </w:tr>
      <w:tr w:rsidR="002F275D" w:rsidRPr="00820D89" w14:paraId="38E78087" w14:textId="77777777" w:rsidTr="00D10FBD">
        <w:trPr>
          <w:jc w:val="center"/>
        </w:trPr>
        <w:tc>
          <w:tcPr>
            <w:tcW w:w="567" w:type="dxa"/>
          </w:tcPr>
          <w:p w14:paraId="648E2EA9" w14:textId="77777777" w:rsidR="002F275D" w:rsidRPr="00820D89" w:rsidRDefault="002F275D" w:rsidP="0051592A">
            <w:pPr>
              <w:ind w:firstLine="0"/>
              <w:rPr>
                <w:sz w:val="18"/>
                <w:szCs w:val="18"/>
              </w:rPr>
            </w:pPr>
            <w:r w:rsidRPr="00820D89">
              <w:rPr>
                <w:sz w:val="18"/>
                <w:szCs w:val="18"/>
              </w:rPr>
              <w:t>3</w:t>
            </w:r>
          </w:p>
        </w:tc>
        <w:tc>
          <w:tcPr>
            <w:tcW w:w="1559" w:type="dxa"/>
            <w:gridSpan w:val="2"/>
            <w:vAlign w:val="center"/>
          </w:tcPr>
          <w:p w14:paraId="3DA1028E" w14:textId="20D741E4" w:rsidR="002F275D" w:rsidRPr="00820D89" w:rsidRDefault="00820D89" w:rsidP="00D10FBD">
            <w:pPr>
              <w:ind w:firstLine="0"/>
              <w:jc w:val="left"/>
              <w:rPr>
                <w:sz w:val="18"/>
                <w:szCs w:val="18"/>
              </w:rPr>
            </w:pPr>
            <w:r w:rsidRPr="00820D89">
              <w:rPr>
                <w:sz w:val="18"/>
                <w:szCs w:val="18"/>
              </w:rPr>
              <w:t>Large trees</w:t>
            </w:r>
          </w:p>
        </w:tc>
        <w:tc>
          <w:tcPr>
            <w:tcW w:w="4861" w:type="dxa"/>
            <w:vAlign w:val="center"/>
          </w:tcPr>
          <w:p w14:paraId="64EBD069" w14:textId="2CA8D5B8" w:rsidR="002F275D" w:rsidRPr="006F067F" w:rsidRDefault="00CB4E52" w:rsidP="00D10FBD">
            <w:pPr>
              <w:ind w:firstLine="0"/>
              <w:jc w:val="left"/>
              <w:rPr>
                <w:sz w:val="18"/>
                <w:szCs w:val="18"/>
              </w:rPr>
            </w:pPr>
            <w:r>
              <w:rPr>
                <w:sz w:val="18"/>
                <w:szCs w:val="18"/>
              </w:rPr>
              <w:t>L</w:t>
            </w:r>
            <w:r w:rsidRPr="00CB4E52">
              <w:rPr>
                <w:sz w:val="18"/>
                <w:szCs w:val="18"/>
              </w:rPr>
              <w:t xml:space="preserve">arge shady trees, dense </w:t>
            </w:r>
            <w:r>
              <w:rPr>
                <w:sz w:val="18"/>
                <w:szCs w:val="18"/>
              </w:rPr>
              <w:t>vegetation</w:t>
            </w:r>
            <w:r>
              <w:rPr>
                <w:sz w:val="18"/>
                <w:szCs w:val="18"/>
                <w:lang w:val="vi-VN"/>
              </w:rPr>
              <w:t>,</w:t>
            </w:r>
            <w:r w:rsidRPr="00CB4E52">
              <w:rPr>
                <w:sz w:val="18"/>
                <w:szCs w:val="18"/>
              </w:rPr>
              <w:t xml:space="preserve"> </w:t>
            </w:r>
            <w:r w:rsidR="008535A7" w:rsidRPr="008535A7">
              <w:rPr>
                <w:sz w:val="18"/>
                <w:szCs w:val="18"/>
              </w:rPr>
              <w:t>natural forests</w:t>
            </w:r>
          </w:p>
        </w:tc>
      </w:tr>
      <w:tr w:rsidR="002F275D" w:rsidRPr="00820D89" w14:paraId="7B826485" w14:textId="77777777" w:rsidTr="00D10FBD">
        <w:trPr>
          <w:jc w:val="center"/>
        </w:trPr>
        <w:tc>
          <w:tcPr>
            <w:tcW w:w="567" w:type="dxa"/>
          </w:tcPr>
          <w:p w14:paraId="243A9EED" w14:textId="77777777" w:rsidR="002F275D" w:rsidRPr="00820D89" w:rsidRDefault="002F275D" w:rsidP="0051592A">
            <w:pPr>
              <w:ind w:firstLine="0"/>
              <w:rPr>
                <w:sz w:val="18"/>
                <w:szCs w:val="18"/>
              </w:rPr>
            </w:pPr>
            <w:r w:rsidRPr="00820D89">
              <w:rPr>
                <w:sz w:val="18"/>
                <w:szCs w:val="18"/>
              </w:rPr>
              <w:t>4</w:t>
            </w:r>
          </w:p>
        </w:tc>
        <w:tc>
          <w:tcPr>
            <w:tcW w:w="1559" w:type="dxa"/>
            <w:gridSpan w:val="2"/>
            <w:vAlign w:val="center"/>
          </w:tcPr>
          <w:p w14:paraId="77EFA271" w14:textId="0BF07DAB" w:rsidR="002F275D" w:rsidRPr="00820D89" w:rsidRDefault="00820D89" w:rsidP="00D10FBD">
            <w:pPr>
              <w:ind w:firstLine="0"/>
              <w:jc w:val="left"/>
              <w:rPr>
                <w:sz w:val="18"/>
                <w:szCs w:val="18"/>
              </w:rPr>
            </w:pPr>
            <w:r w:rsidRPr="00820D89">
              <w:rPr>
                <w:sz w:val="18"/>
                <w:szCs w:val="18"/>
              </w:rPr>
              <w:t>Shrubs</w:t>
            </w:r>
            <w:r w:rsidRPr="00820D89">
              <w:rPr>
                <w:sz w:val="18"/>
                <w:szCs w:val="18"/>
                <w:lang w:val="vi-VN"/>
              </w:rPr>
              <w:t>,</w:t>
            </w:r>
            <w:r w:rsidRPr="00820D89">
              <w:rPr>
                <w:sz w:val="18"/>
                <w:szCs w:val="18"/>
              </w:rPr>
              <w:t xml:space="preserve"> lawns</w:t>
            </w:r>
          </w:p>
        </w:tc>
        <w:tc>
          <w:tcPr>
            <w:tcW w:w="4861" w:type="dxa"/>
            <w:vAlign w:val="center"/>
          </w:tcPr>
          <w:p w14:paraId="3F37B9AB" w14:textId="629E8746" w:rsidR="002F275D" w:rsidRPr="006F067F" w:rsidRDefault="00F251BB" w:rsidP="00D10FBD">
            <w:pPr>
              <w:ind w:firstLine="0"/>
              <w:jc w:val="left"/>
              <w:rPr>
                <w:sz w:val="18"/>
                <w:szCs w:val="18"/>
              </w:rPr>
            </w:pPr>
            <w:r>
              <w:rPr>
                <w:sz w:val="18"/>
                <w:szCs w:val="18"/>
              </w:rPr>
              <w:t>G</w:t>
            </w:r>
            <w:r w:rsidRPr="00F251BB">
              <w:rPr>
                <w:sz w:val="18"/>
                <w:szCs w:val="18"/>
              </w:rPr>
              <w:t xml:space="preserve">rassy areas, fields, </w:t>
            </w:r>
            <w:r>
              <w:rPr>
                <w:sz w:val="18"/>
                <w:szCs w:val="18"/>
              </w:rPr>
              <w:t>gardens</w:t>
            </w:r>
            <w:r>
              <w:rPr>
                <w:sz w:val="18"/>
                <w:szCs w:val="18"/>
                <w:lang w:val="vi-VN"/>
              </w:rPr>
              <w:t>,</w:t>
            </w:r>
            <w:r w:rsidRPr="00F251BB">
              <w:rPr>
                <w:sz w:val="18"/>
                <w:szCs w:val="18"/>
              </w:rPr>
              <w:t xml:space="preserve"> </w:t>
            </w:r>
            <w:r>
              <w:rPr>
                <w:sz w:val="18"/>
                <w:szCs w:val="18"/>
              </w:rPr>
              <w:t>c</w:t>
            </w:r>
            <w:r w:rsidR="008535A7" w:rsidRPr="008535A7">
              <w:rPr>
                <w:sz w:val="18"/>
                <w:szCs w:val="18"/>
              </w:rPr>
              <w:t>louds, scrub</w:t>
            </w:r>
          </w:p>
        </w:tc>
      </w:tr>
      <w:tr w:rsidR="002F275D" w:rsidRPr="00820D89" w14:paraId="4BC34F17" w14:textId="77777777" w:rsidTr="008440A3">
        <w:trPr>
          <w:jc w:val="center"/>
        </w:trPr>
        <w:tc>
          <w:tcPr>
            <w:tcW w:w="567" w:type="dxa"/>
          </w:tcPr>
          <w:p w14:paraId="54573196" w14:textId="77777777" w:rsidR="002F275D" w:rsidRPr="00820D89" w:rsidRDefault="002F275D" w:rsidP="0051592A">
            <w:pPr>
              <w:ind w:firstLine="0"/>
              <w:rPr>
                <w:sz w:val="18"/>
                <w:szCs w:val="18"/>
              </w:rPr>
            </w:pPr>
            <w:r w:rsidRPr="00820D89">
              <w:rPr>
                <w:sz w:val="18"/>
                <w:szCs w:val="18"/>
              </w:rPr>
              <w:t>5</w:t>
            </w:r>
          </w:p>
        </w:tc>
        <w:tc>
          <w:tcPr>
            <w:tcW w:w="1559" w:type="dxa"/>
            <w:gridSpan w:val="2"/>
            <w:vAlign w:val="center"/>
          </w:tcPr>
          <w:p w14:paraId="3016174B" w14:textId="7504B488" w:rsidR="002F275D" w:rsidRPr="00820D89" w:rsidRDefault="00820D89" w:rsidP="00D10FBD">
            <w:pPr>
              <w:ind w:firstLine="0"/>
              <w:jc w:val="left"/>
              <w:rPr>
                <w:sz w:val="18"/>
                <w:szCs w:val="18"/>
              </w:rPr>
            </w:pPr>
            <w:r w:rsidRPr="00820D89">
              <w:rPr>
                <w:sz w:val="18"/>
                <w:szCs w:val="18"/>
              </w:rPr>
              <w:t>Built-up area</w:t>
            </w:r>
          </w:p>
        </w:tc>
        <w:tc>
          <w:tcPr>
            <w:tcW w:w="4861" w:type="dxa"/>
            <w:vAlign w:val="center"/>
          </w:tcPr>
          <w:p w14:paraId="5A885CE1" w14:textId="240DF084" w:rsidR="002F275D" w:rsidRPr="006F067F" w:rsidRDefault="002D424F" w:rsidP="00D10FBD">
            <w:pPr>
              <w:ind w:firstLine="0"/>
              <w:jc w:val="left"/>
              <w:rPr>
                <w:sz w:val="18"/>
                <w:szCs w:val="18"/>
              </w:rPr>
            </w:pPr>
            <w:r>
              <w:rPr>
                <w:sz w:val="18"/>
                <w:szCs w:val="18"/>
              </w:rPr>
              <w:t>S</w:t>
            </w:r>
            <w:r w:rsidRPr="002D424F">
              <w:rPr>
                <w:sz w:val="18"/>
                <w:szCs w:val="18"/>
              </w:rPr>
              <w:t>tandalone construction projects, villages, apartment complexes, and high-rise buildings</w:t>
            </w:r>
          </w:p>
        </w:tc>
      </w:tr>
      <w:tr w:rsidR="002F275D" w:rsidRPr="00820D89" w14:paraId="790509EA" w14:textId="77777777" w:rsidTr="008440A3">
        <w:trPr>
          <w:jc w:val="center"/>
        </w:trPr>
        <w:tc>
          <w:tcPr>
            <w:tcW w:w="567" w:type="dxa"/>
            <w:tcBorders>
              <w:bottom w:val="single" w:sz="12" w:space="0" w:color="auto"/>
            </w:tcBorders>
            <w:vAlign w:val="center"/>
          </w:tcPr>
          <w:p w14:paraId="1EBDFCA6" w14:textId="77777777" w:rsidR="002F275D" w:rsidRPr="00C154C4" w:rsidRDefault="002F275D" w:rsidP="0051592A">
            <w:pPr>
              <w:ind w:firstLine="0"/>
              <w:rPr>
                <w:sz w:val="18"/>
                <w:szCs w:val="18"/>
                <w:lang w:val="vi-VN"/>
              </w:rPr>
            </w:pPr>
            <w:r w:rsidRPr="00820D89">
              <w:rPr>
                <w:sz w:val="18"/>
                <w:szCs w:val="18"/>
                <w:lang w:val="vi-VN"/>
              </w:rPr>
              <w:t>6</w:t>
            </w:r>
          </w:p>
        </w:tc>
        <w:tc>
          <w:tcPr>
            <w:tcW w:w="1559" w:type="dxa"/>
            <w:gridSpan w:val="2"/>
            <w:tcBorders>
              <w:bottom w:val="single" w:sz="12" w:space="0" w:color="auto"/>
            </w:tcBorders>
            <w:vAlign w:val="center"/>
          </w:tcPr>
          <w:p w14:paraId="7992373B" w14:textId="76AAB54B" w:rsidR="002F275D" w:rsidRPr="00820D89" w:rsidRDefault="00820D89" w:rsidP="00D10FBD">
            <w:pPr>
              <w:ind w:firstLine="0"/>
              <w:jc w:val="left"/>
              <w:rPr>
                <w:sz w:val="18"/>
                <w:szCs w:val="18"/>
                <w:lang w:val="vi-VN"/>
              </w:rPr>
            </w:pPr>
            <w:r w:rsidRPr="00820D89">
              <w:rPr>
                <w:sz w:val="18"/>
                <w:szCs w:val="18"/>
              </w:rPr>
              <w:t>Transportation</w:t>
            </w:r>
          </w:p>
        </w:tc>
        <w:tc>
          <w:tcPr>
            <w:tcW w:w="4861" w:type="dxa"/>
            <w:tcBorders>
              <w:bottom w:val="single" w:sz="12" w:space="0" w:color="auto"/>
            </w:tcBorders>
            <w:vAlign w:val="center"/>
          </w:tcPr>
          <w:p w14:paraId="795DC4D9" w14:textId="792BC3AE" w:rsidR="002F275D" w:rsidRPr="006F067F" w:rsidRDefault="00C0283D" w:rsidP="00D10FBD">
            <w:pPr>
              <w:ind w:firstLine="0"/>
              <w:jc w:val="left"/>
              <w:rPr>
                <w:sz w:val="18"/>
                <w:szCs w:val="18"/>
                <w:lang w:val="vi-VN"/>
              </w:rPr>
            </w:pPr>
            <w:r>
              <w:rPr>
                <w:sz w:val="18"/>
                <w:szCs w:val="18"/>
              </w:rPr>
              <w:t>M</w:t>
            </w:r>
            <w:r w:rsidRPr="00C0283D">
              <w:rPr>
                <w:sz w:val="18"/>
                <w:szCs w:val="18"/>
              </w:rPr>
              <w:t xml:space="preserve">ajor </w:t>
            </w:r>
            <w:r>
              <w:rPr>
                <w:sz w:val="18"/>
                <w:szCs w:val="18"/>
              </w:rPr>
              <w:t>roads</w:t>
            </w:r>
            <w:r>
              <w:rPr>
                <w:sz w:val="18"/>
                <w:szCs w:val="18"/>
                <w:lang w:val="vi-VN"/>
              </w:rPr>
              <w:t>,</w:t>
            </w:r>
            <w:r w:rsidRPr="00C0283D">
              <w:rPr>
                <w:sz w:val="18"/>
                <w:szCs w:val="18"/>
              </w:rPr>
              <w:t xml:space="preserve"> main routes</w:t>
            </w:r>
          </w:p>
        </w:tc>
      </w:tr>
    </w:tbl>
    <w:p w14:paraId="100DA542" w14:textId="77777777" w:rsidR="00F077BD" w:rsidRDefault="00F077BD" w:rsidP="006F067F">
      <w:pPr>
        <w:pStyle w:val="p1a"/>
        <w:ind w:firstLine="284"/>
      </w:pPr>
    </w:p>
    <w:p w14:paraId="45EB495D" w14:textId="6B578C59" w:rsidR="000B34EE" w:rsidRDefault="000B34EE" w:rsidP="006F067F">
      <w:pPr>
        <w:pStyle w:val="p1a"/>
        <w:ind w:firstLine="284"/>
      </w:pPr>
      <w:r w:rsidRPr="000B34EE">
        <w:lastRenderedPageBreak/>
        <w:t xml:space="preserve">The samples used for training are selected from Landsat-8 and Sentinel-2 satellite images based on invariant </w:t>
      </w:r>
      <w:r w:rsidR="00D525A3">
        <w:t>areas</w:t>
      </w:r>
      <w:r w:rsidRPr="000B34EE">
        <w:t xml:space="preserve"> within the </w:t>
      </w:r>
      <w:r w:rsidR="00605362">
        <w:t>six</w:t>
      </w:r>
      <w:r w:rsidRPr="000B34EE">
        <w:t xml:space="preserve"> LULC classes and polygons drawn at the </w:t>
      </w:r>
      <w:r w:rsidR="005651BB" w:rsidRPr="000B34EE">
        <w:t>cent</w:t>
      </w:r>
      <w:r w:rsidR="005651BB">
        <w:t>re</w:t>
      </w:r>
      <w:r w:rsidR="005651BB" w:rsidRPr="000B34EE">
        <w:t xml:space="preserve">s </w:t>
      </w:r>
      <w:r w:rsidRPr="000B34EE">
        <w:t xml:space="preserve">of these </w:t>
      </w:r>
      <w:r w:rsidR="00D525A3">
        <w:t>areas</w:t>
      </w:r>
      <w:r w:rsidRPr="000B34EE">
        <w:t>. These samples are validated against land use</w:t>
      </w:r>
      <w:r w:rsidR="00B93B9E">
        <w:rPr>
          <w:lang w:val="vi-VN"/>
        </w:rPr>
        <w:t xml:space="preserve"> </w:t>
      </w:r>
      <w:r w:rsidR="00B93B9E" w:rsidRPr="00B93B9E">
        <w:t>statistics</w:t>
      </w:r>
      <w:r w:rsidRPr="000B34EE">
        <w:t xml:space="preserve"> maps from various periods during 2013-2023. In total, </w:t>
      </w:r>
      <w:r w:rsidR="00C459D4" w:rsidRPr="00B11788">
        <w:t xml:space="preserve">735 </w:t>
      </w:r>
      <w:r w:rsidRPr="000B34EE">
        <w:t xml:space="preserve">samples </w:t>
      </w:r>
      <w:r w:rsidR="00D525A3">
        <w:t>were</w:t>
      </w:r>
      <w:r w:rsidR="00D525A3">
        <w:rPr>
          <w:lang w:val="vi-VN"/>
        </w:rPr>
        <w:t xml:space="preserve"> </w:t>
      </w:r>
      <w:r w:rsidRPr="000B34EE">
        <w:t>used for training the model to LULC classification using the SVM algorithm.</w:t>
      </w:r>
    </w:p>
    <w:p w14:paraId="1C1E3E88" w14:textId="46432D4F" w:rsidR="00E96A1B" w:rsidRDefault="00142577" w:rsidP="006F067F">
      <w:pPr>
        <w:pStyle w:val="heading20"/>
        <w:spacing w:before="120" w:after="160" w:line="240" w:lineRule="atLeast"/>
      </w:pPr>
      <w:r>
        <w:t>3.3</w:t>
      </w:r>
      <w:r w:rsidR="00F37FB6">
        <w:t xml:space="preserve">   </w:t>
      </w:r>
      <w:r>
        <w:t>Image Clas</w:t>
      </w:r>
      <w:r w:rsidR="00605362">
        <w:t>sification</w:t>
      </w:r>
      <w:r w:rsidR="00605362">
        <w:rPr>
          <w:lang w:val="vi-VN"/>
        </w:rPr>
        <w:t>,</w:t>
      </w:r>
      <w:r>
        <w:t xml:space="preserve"> Accuracy</w:t>
      </w:r>
      <w:r w:rsidR="00AF1278">
        <w:rPr>
          <w:lang w:val="vi-VN"/>
        </w:rPr>
        <w:t xml:space="preserve"> Evaluation</w:t>
      </w:r>
    </w:p>
    <w:p w14:paraId="39E3501F" w14:textId="34ADBEE9" w:rsidR="008911B2" w:rsidRPr="008911B2" w:rsidRDefault="00B93B9E" w:rsidP="008911B2">
      <w:pPr>
        <w:ind w:firstLine="0"/>
      </w:pPr>
      <w:r w:rsidRPr="00B93B9E">
        <w:t xml:space="preserve">In this study, the SVM algorithm was used for LULC </w:t>
      </w:r>
      <w:r w:rsidR="00985C01">
        <w:t>class</w:t>
      </w:r>
      <w:r w:rsidR="00985C01">
        <w:rPr>
          <w:lang w:val="vi-VN"/>
        </w:rPr>
        <w:t xml:space="preserve"> </w:t>
      </w:r>
      <w:r w:rsidRPr="00B93B9E">
        <w:t>classification</w:t>
      </w:r>
      <w:r w:rsidR="007810B1">
        <w:t xml:space="preserve">, which </w:t>
      </w:r>
      <w:r w:rsidRPr="00B93B9E">
        <w:t>is a widely used algorithm that can provide high accuracy</w:t>
      </w:r>
      <w:r w:rsidR="007810B1">
        <w:t>. However,</w:t>
      </w:r>
      <w:r w:rsidRPr="00B93B9E">
        <w:t xml:space="preserve"> it also requires processing time, especially when dealing with a large number of classification samples </w:t>
      </w:r>
      <w:r w:rsidR="004446E2">
        <w:rPr>
          <w:lang w:val="vi-VN"/>
        </w:rPr>
        <w:fldChar w:fldCharType="begin"/>
      </w:r>
      <w:r w:rsidR="004446E2">
        <w:rPr>
          <w:lang w:val="vi-VN"/>
        </w:rPr>
        <w:instrText xml:space="preserve"> ADDIN EN.CITE &lt;EndNote&gt;&lt;Cite&gt;&lt;Author&gt;Pisner&lt;/Author&gt;&lt;Year&gt;2020&lt;/Year&gt;&lt;RecNum&gt;2044&lt;/RecNum&gt;&lt;DisplayText&gt;&lt;style font="Times New Roman" size="10"&gt;[36]&lt;/style&gt;&lt;/DisplayText&gt;&lt;record&gt;&lt;rec-number&gt;2044&lt;/rec-number&gt;&lt;foreign-keys&gt;&lt;key app="EN" db-id="fxxw2zfrispf9ceaaeyve9enre92vx5pf9pw" timestamp="1716433920"&gt;2044&lt;/key&gt;&lt;/foreign-keys&gt;&lt;ref-type name="Book Section"&gt;5&lt;/ref-type&gt;&lt;contributors&gt;&lt;authors&gt;&lt;author&gt;Pisner, Derek A&lt;/author&gt;&lt;author&gt;Schnyer, David M&lt;/author&gt;&lt;/authors&gt;&lt;/contributors&gt;&lt;titles&gt;&lt;title&gt;Support vector machine&lt;/title&gt;&lt;secondary-title&gt;Machine learning&lt;/secondary-title&gt;&lt;/titles&gt;&lt;periodical&gt;&lt;full-title&gt;Machine learning&lt;/full-title&gt;&lt;/periodical&gt;&lt;pages&gt;101-121&lt;/pages&gt;&lt;dates&gt;&lt;year&gt;2020&lt;/year&gt;&lt;/dates&gt;&lt;publisher&gt;Elsevier&lt;/publisher&gt;&lt;urls&gt;&lt;/urls&gt;&lt;/record&gt;&lt;/Cite&gt;&lt;/EndNote&gt;</w:instrText>
      </w:r>
      <w:r w:rsidR="004446E2">
        <w:rPr>
          <w:lang w:val="vi-VN"/>
        </w:rPr>
        <w:fldChar w:fldCharType="separate"/>
      </w:r>
      <w:r w:rsidR="004446E2" w:rsidRPr="00DD00EA">
        <w:rPr>
          <w:rFonts w:ascii="Times New Roman" w:hAnsi="Times New Roman"/>
          <w:noProof/>
          <w:lang w:val="vi-VN"/>
        </w:rPr>
        <w:t>[36]</w:t>
      </w:r>
      <w:r w:rsidR="004446E2">
        <w:rPr>
          <w:lang w:val="vi-VN"/>
        </w:rPr>
        <w:fldChar w:fldCharType="end"/>
      </w:r>
      <w:r w:rsidRPr="00B93B9E">
        <w:t xml:space="preserve">. </w:t>
      </w:r>
      <w:r w:rsidR="00AF1278" w:rsidRPr="00AF1278">
        <w:t>Both qualitative and quantitative methods were utilized to assess the accuracy of LULC in this study.</w:t>
      </w:r>
      <w:r w:rsidRPr="00B93B9E">
        <w:t xml:space="preserve"> For qualitative evaluation, visual inspection and assessment were conducted using Landsat-8</w:t>
      </w:r>
      <w:r w:rsidR="007810B1">
        <w:t xml:space="preserve"> and</w:t>
      </w:r>
      <w:r w:rsidRPr="00B93B9E">
        <w:t xml:space="preserve"> Sentinel-2 images corresponding </w:t>
      </w:r>
      <w:r w:rsidR="007810B1">
        <w:t xml:space="preserve">to </w:t>
      </w:r>
      <w:r w:rsidRPr="00B93B9E">
        <w:t>land</w:t>
      </w:r>
      <w:r w:rsidR="007810B1">
        <w:t>-</w:t>
      </w:r>
      <w:r w:rsidRPr="00B93B9E">
        <w:t>use</w:t>
      </w:r>
      <w:r w:rsidR="00985C01">
        <w:rPr>
          <w:lang w:val="vi-VN"/>
        </w:rPr>
        <w:t xml:space="preserve"> statistic</w:t>
      </w:r>
      <w:r w:rsidRPr="00B93B9E">
        <w:t xml:space="preserve"> maps during the </w:t>
      </w:r>
      <w:r w:rsidR="007810B1" w:rsidRPr="00B93B9E">
        <w:t xml:space="preserve">period </w:t>
      </w:r>
      <w:r w:rsidR="007810B1">
        <w:t xml:space="preserve">of </w:t>
      </w:r>
      <w:r w:rsidRPr="00B93B9E">
        <w:t xml:space="preserve">2013-2023. Various statistical measures were employed for qualitative assessment, such as the </w:t>
      </w:r>
      <w:r w:rsidR="00985C01">
        <w:t>K</w:t>
      </w:r>
      <w:r w:rsidRPr="00B93B9E">
        <w:t xml:space="preserve">appa index and </w:t>
      </w:r>
      <w:r w:rsidR="00985C01">
        <w:t>O</w:t>
      </w:r>
      <w:r w:rsidRPr="00B93B9E">
        <w:t xml:space="preserve">verall accuracy </w:t>
      </w:r>
      <w:r w:rsidR="00AF1278">
        <w:t>values</w:t>
      </w:r>
      <w:r w:rsidR="00AF1278">
        <w:rPr>
          <w:lang w:val="vi-VN"/>
        </w:rPr>
        <w:t xml:space="preserve">, </w:t>
      </w:r>
      <w:r w:rsidR="00AF1278" w:rsidRPr="00AF1278">
        <w:t>as presented in Section 2.5</w:t>
      </w:r>
      <w:r w:rsidRPr="00B93B9E">
        <w:t>.</w:t>
      </w:r>
    </w:p>
    <w:p w14:paraId="4FAF2988" w14:textId="3E61EA88" w:rsidR="00142577" w:rsidRDefault="00142577" w:rsidP="00236378">
      <w:pPr>
        <w:pStyle w:val="heading20"/>
        <w:spacing w:before="120" w:after="160" w:line="240" w:lineRule="atLeast"/>
      </w:pPr>
      <w:r>
        <w:t>3.4</w:t>
      </w:r>
      <w:r w:rsidR="00F37FB6">
        <w:t xml:space="preserve">   </w:t>
      </w:r>
      <w:r>
        <w:t>LULC Change Assessment</w:t>
      </w:r>
    </w:p>
    <w:p w14:paraId="5E8C141B" w14:textId="7A3E3B32" w:rsidR="0039066F" w:rsidRPr="0039066F" w:rsidRDefault="0039066F" w:rsidP="00236378">
      <w:pPr>
        <w:ind w:firstLine="0"/>
      </w:pPr>
      <w:r w:rsidRPr="0039066F">
        <w:t xml:space="preserve">The LULC classification maps achieved for each year within the 2013-2023 period were then post-processed in ArcGIS. </w:t>
      </w:r>
      <w:r w:rsidR="0046331C">
        <w:t>The</w:t>
      </w:r>
      <w:r w:rsidR="0046331C">
        <w:rPr>
          <w:lang w:val="vi-VN"/>
        </w:rPr>
        <w:t xml:space="preserve"> c</w:t>
      </w:r>
      <w:r w:rsidRPr="0039066F">
        <w:t>hanges in LULC during the periods of 2013-</w:t>
      </w:r>
      <w:r w:rsidR="000E1F85">
        <w:t>2018</w:t>
      </w:r>
      <w:r w:rsidR="000E1F85">
        <w:rPr>
          <w:lang w:val="vi-VN"/>
        </w:rPr>
        <w:t>,</w:t>
      </w:r>
      <w:r w:rsidRPr="0039066F">
        <w:t xml:space="preserve"> </w:t>
      </w:r>
      <w:r w:rsidR="000E1F85">
        <w:t>2018</w:t>
      </w:r>
      <w:r w:rsidRPr="0039066F">
        <w:t>-</w:t>
      </w:r>
      <w:r w:rsidR="000E1F85">
        <w:t>2023</w:t>
      </w:r>
      <w:r w:rsidR="000E1F85">
        <w:rPr>
          <w:lang w:val="vi-VN"/>
        </w:rPr>
        <w:t xml:space="preserve">, </w:t>
      </w:r>
      <w:r w:rsidR="000E1F85" w:rsidRPr="0039066F">
        <w:t>and</w:t>
      </w:r>
      <w:r w:rsidR="000E1F85">
        <w:rPr>
          <w:lang w:val="vi-VN"/>
        </w:rPr>
        <w:t xml:space="preserve"> 2013-2023</w:t>
      </w:r>
      <w:r w:rsidRPr="0039066F">
        <w:t xml:space="preserve"> were </w:t>
      </w:r>
      <w:r w:rsidR="009F0776">
        <w:t>compu</w:t>
      </w:r>
      <w:r w:rsidRPr="0039066F">
        <w:t xml:space="preserve">ted. Finally, the </w:t>
      </w:r>
      <w:r w:rsidR="009F0776">
        <w:t>LULC</w:t>
      </w:r>
      <w:r w:rsidR="009F0776">
        <w:rPr>
          <w:lang w:val="vi-VN"/>
        </w:rPr>
        <w:t xml:space="preserve"> </w:t>
      </w:r>
      <w:r w:rsidRPr="0039066F">
        <w:t xml:space="preserve">change maps for these periods were </w:t>
      </w:r>
      <w:r w:rsidR="009F0776">
        <w:t>derived</w:t>
      </w:r>
      <w:r w:rsidRPr="0039066F">
        <w:t>.</w:t>
      </w:r>
    </w:p>
    <w:p w14:paraId="43CEDB00" w14:textId="0D42CD74" w:rsidR="009B1D59" w:rsidRDefault="00871A21" w:rsidP="0076675C">
      <w:pPr>
        <w:pStyle w:val="heading10"/>
        <w:spacing w:before="360" w:after="240"/>
      </w:pPr>
      <w:r w:rsidRPr="0082475F">
        <w:rPr>
          <w:lang w:val="vi-VN"/>
        </w:rPr>
        <w:t>4</w:t>
      </w:r>
      <w:r w:rsidR="00F37FB6">
        <w:t xml:space="preserve">   </w:t>
      </w:r>
      <w:r w:rsidRPr="0082475F">
        <w:rPr>
          <w:lang w:val="vi-VN"/>
        </w:rPr>
        <w:t>Results</w:t>
      </w:r>
      <w:r>
        <w:rPr>
          <w:lang w:val="vi-VN"/>
        </w:rPr>
        <w:t xml:space="preserve"> and </w:t>
      </w:r>
      <w:r w:rsidR="00A965F7">
        <w:t>analysis</w:t>
      </w:r>
    </w:p>
    <w:p w14:paraId="71B46B02" w14:textId="0C7947B2" w:rsidR="00F37B74" w:rsidRPr="009A3755" w:rsidRDefault="00F37B74" w:rsidP="00F37B74">
      <w:pPr>
        <w:pStyle w:val="heading20"/>
        <w:spacing w:before="120" w:after="160" w:line="240" w:lineRule="atLeast"/>
      </w:pPr>
      <w:r>
        <w:t>4.1</w:t>
      </w:r>
      <w:r w:rsidR="00F37FB6">
        <w:t xml:space="preserve">   </w:t>
      </w:r>
      <w:r w:rsidR="00A965F7">
        <w:t>LULC Classification and Accuracy</w:t>
      </w:r>
    </w:p>
    <w:p w14:paraId="37449796" w14:textId="0F224DD1" w:rsidR="00273624" w:rsidRPr="0050418B" w:rsidRDefault="00390E48" w:rsidP="000E731D">
      <w:pPr>
        <w:ind w:firstLine="0"/>
        <w:rPr>
          <w:lang w:val="vi-VN"/>
        </w:rPr>
      </w:pPr>
      <w:r w:rsidRPr="00390E48">
        <w:t xml:space="preserve">The </w:t>
      </w:r>
      <w:r>
        <w:t>study</w:t>
      </w:r>
      <w:r w:rsidRPr="00390E48">
        <w:t xml:space="preserve"> has demonstrated significant changes in land cover within the </w:t>
      </w:r>
      <w:r w:rsidR="00A965F7">
        <w:t>area</w:t>
      </w:r>
      <w:r w:rsidRPr="00390E48">
        <w:t xml:space="preserve"> from 2013 to 2023. Fig</w:t>
      </w:r>
      <w:r w:rsidR="00B35CC9">
        <w:t>.</w:t>
      </w:r>
      <w:r w:rsidRPr="00390E48">
        <w:t xml:space="preserve"> 4 illustrates the land cover products after classification in the research area using the SVM algorithm</w:t>
      </w:r>
      <w:r w:rsidR="0050418B" w:rsidRPr="0050418B">
        <w:rPr>
          <w:lang w:val="vi-VN"/>
        </w:rPr>
        <w:t>.</w:t>
      </w:r>
    </w:p>
    <w:p w14:paraId="5D78358C" w14:textId="5ADB4BAB" w:rsidR="00273624" w:rsidRPr="00C72476" w:rsidRDefault="003B562C" w:rsidP="00271818">
      <w:pPr>
        <w:ind w:firstLine="0"/>
        <w:jc w:val="center"/>
        <w:rPr>
          <w:lang w:val="vi-VN"/>
        </w:rPr>
        <w:pPrChange w:id="17" w:author="Tung Dao" w:date="2024-06-12T14:18:00Z" w16du:dateUtc="2024-06-12T07:18:00Z">
          <w:pPr>
            <w:ind w:firstLine="0"/>
          </w:pPr>
        </w:pPrChange>
      </w:pPr>
      <w:del w:id="18" w:author="Tung Dao" w:date="2024-06-12T14:17:00Z" w16du:dateUtc="2024-06-12T07:17:00Z">
        <w:r w:rsidDel="00271818">
          <w:rPr>
            <w:noProof/>
            <w:lang w:val="vi-VN"/>
          </w:rPr>
          <w:drawing>
            <wp:inline distT="0" distB="0" distL="0" distR="0" wp14:anchorId="17CE03F5" wp14:editId="6CEDB9EA">
              <wp:extent cx="4248000" cy="2026688"/>
              <wp:effectExtent l="0" t="0" r="635" b="0"/>
              <wp:docPr id="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a:ext>
                        </a:extLst>
                      </a:blip>
                      <a:srcRect/>
                      <a:stretch>
                        <a:fillRect/>
                      </a:stretch>
                    </pic:blipFill>
                    <pic:spPr bwMode="auto">
                      <a:xfrm>
                        <a:off x="0" y="0"/>
                        <a:ext cx="4248000" cy="2026688"/>
                      </a:xfrm>
                      <a:prstGeom prst="rect">
                        <a:avLst/>
                      </a:prstGeom>
                      <a:noFill/>
                      <a:ln w="3175" cmpd="sng">
                        <a:noFill/>
                        <a:miter lim="800000"/>
                        <a:headEnd/>
                        <a:tailEnd/>
                      </a:ln>
                      <a:effectLst/>
                    </pic:spPr>
                  </pic:pic>
                </a:graphicData>
              </a:graphic>
            </wp:inline>
          </w:drawing>
        </w:r>
      </w:del>
      <w:ins w:id="19" w:author="Tung Dao" w:date="2024-06-12T14:17:00Z" w16du:dateUtc="2024-06-12T07:17:00Z">
        <w:r w:rsidR="00271818">
          <w:rPr>
            <w:noProof/>
          </w:rPr>
          <w:drawing>
            <wp:inline distT="0" distB="0" distL="0" distR="0" wp14:anchorId="631F3139" wp14:editId="2688CD4B">
              <wp:extent cx="3960000" cy="1890976"/>
              <wp:effectExtent l="0" t="0" r="2540" b="0"/>
              <wp:docPr id="7862612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hqprint">
                        <a:extLst>
                          <a:ext uri="{28A0092B-C50C-407E-A947-70E740481C1C}">
                            <a14:useLocalDpi xmlns:a14="http://schemas.microsoft.com/office/drawing/2010/main"/>
                          </a:ext>
                        </a:extLst>
                      </a:blip>
                      <a:srcRect/>
                      <a:stretch>
                        <a:fillRect/>
                      </a:stretch>
                    </pic:blipFill>
                    <pic:spPr bwMode="auto">
                      <a:xfrm>
                        <a:off x="0" y="0"/>
                        <a:ext cx="3960000" cy="1890976"/>
                      </a:xfrm>
                      <a:prstGeom prst="rect">
                        <a:avLst/>
                      </a:prstGeom>
                      <a:noFill/>
                      <a:ln>
                        <a:noFill/>
                      </a:ln>
                    </pic:spPr>
                  </pic:pic>
                </a:graphicData>
              </a:graphic>
            </wp:inline>
          </w:drawing>
        </w:r>
      </w:ins>
    </w:p>
    <w:p w14:paraId="67AB36D1" w14:textId="03F57237" w:rsidR="00273624" w:rsidRPr="005D7B5D" w:rsidRDefault="00B35CC9" w:rsidP="00EB09C2">
      <w:pPr>
        <w:pStyle w:val="Caption"/>
        <w:spacing w:before="0"/>
        <w:ind w:firstLine="0"/>
        <w:rPr>
          <w:rFonts w:ascii="Times New Roman" w:hAnsi="Times New Roman"/>
          <w:bCs/>
          <w:sz w:val="18"/>
          <w:szCs w:val="18"/>
        </w:rPr>
      </w:pPr>
      <w:r w:rsidRPr="00AD643E">
        <w:rPr>
          <w:sz w:val="18"/>
          <w:szCs w:val="18"/>
        </w:rPr>
        <w:t xml:space="preserve">Fig. </w:t>
      </w:r>
      <w:r w:rsidRPr="00AD643E">
        <w:rPr>
          <w:sz w:val="18"/>
          <w:szCs w:val="18"/>
        </w:rPr>
        <w:fldChar w:fldCharType="begin"/>
      </w:r>
      <w:r w:rsidRPr="00AD643E">
        <w:rPr>
          <w:sz w:val="18"/>
          <w:szCs w:val="18"/>
        </w:rPr>
        <w:instrText xml:space="preserve"> SEQ Fig. \* ARABIC </w:instrText>
      </w:r>
      <w:r w:rsidRPr="00AD643E">
        <w:rPr>
          <w:sz w:val="18"/>
          <w:szCs w:val="18"/>
        </w:rPr>
        <w:fldChar w:fldCharType="separate"/>
      </w:r>
      <w:r w:rsidR="001442E2">
        <w:rPr>
          <w:noProof/>
          <w:sz w:val="18"/>
          <w:szCs w:val="18"/>
        </w:rPr>
        <w:t>4</w:t>
      </w:r>
      <w:r w:rsidRPr="00AD643E">
        <w:rPr>
          <w:sz w:val="18"/>
          <w:szCs w:val="18"/>
        </w:rPr>
        <w:fldChar w:fldCharType="end"/>
      </w:r>
      <w:r w:rsidRPr="00AD643E">
        <w:rPr>
          <w:sz w:val="18"/>
          <w:szCs w:val="18"/>
        </w:rPr>
        <w:t xml:space="preserve">. </w:t>
      </w:r>
      <w:r w:rsidR="00417F85" w:rsidRPr="00AD643E">
        <w:rPr>
          <w:rFonts w:ascii="Times New Roman" w:hAnsi="Times New Roman"/>
          <w:b w:val="0"/>
          <w:bCs/>
          <w:sz w:val="18"/>
          <w:szCs w:val="18"/>
        </w:rPr>
        <w:t>L</w:t>
      </w:r>
      <w:r w:rsidR="00273624" w:rsidRPr="00AD643E">
        <w:rPr>
          <w:rFonts w:ascii="Times New Roman" w:hAnsi="Times New Roman"/>
          <w:b w:val="0"/>
          <w:bCs/>
          <w:sz w:val="18"/>
          <w:szCs w:val="18"/>
        </w:rPr>
        <w:t xml:space="preserve">and cover </w:t>
      </w:r>
      <w:r w:rsidR="006C1E38" w:rsidRPr="00AD643E">
        <w:rPr>
          <w:rFonts w:ascii="Times New Roman" w:hAnsi="Times New Roman"/>
          <w:b w:val="0"/>
          <w:bCs/>
          <w:sz w:val="18"/>
          <w:szCs w:val="18"/>
        </w:rPr>
        <w:t xml:space="preserve">in </w:t>
      </w:r>
      <w:r w:rsidR="00417F85" w:rsidRPr="00AD643E">
        <w:rPr>
          <w:rFonts w:ascii="Times New Roman" w:hAnsi="Times New Roman"/>
          <w:b w:val="0"/>
          <w:bCs/>
          <w:sz w:val="18"/>
          <w:szCs w:val="18"/>
          <w:lang w:val="vi-VN"/>
        </w:rPr>
        <w:t>2023</w:t>
      </w:r>
      <w:r w:rsidR="00273624" w:rsidRPr="00AD643E">
        <w:rPr>
          <w:rFonts w:ascii="Times New Roman" w:hAnsi="Times New Roman"/>
          <w:b w:val="0"/>
          <w:bCs/>
          <w:sz w:val="18"/>
          <w:szCs w:val="18"/>
        </w:rPr>
        <w:t>.</w:t>
      </w:r>
      <w:r w:rsidR="006C1E38" w:rsidRPr="00AD643E">
        <w:rPr>
          <w:rFonts w:ascii="Times New Roman" w:hAnsi="Times New Roman"/>
          <w:b w:val="0"/>
          <w:bCs/>
          <w:sz w:val="18"/>
          <w:szCs w:val="18"/>
        </w:rPr>
        <w:t xml:space="preserve"> In (a), </w:t>
      </w:r>
      <w:r w:rsidR="00663707" w:rsidRPr="00AD643E">
        <w:rPr>
          <w:rFonts w:ascii="Times New Roman" w:hAnsi="Times New Roman"/>
          <w:b w:val="0"/>
          <w:bCs/>
          <w:sz w:val="18"/>
          <w:szCs w:val="18"/>
        </w:rPr>
        <w:t>l</w:t>
      </w:r>
      <w:r w:rsidR="006C1E38" w:rsidRPr="00AD643E">
        <w:rPr>
          <w:rFonts w:ascii="Times New Roman" w:hAnsi="Times New Roman"/>
          <w:b w:val="0"/>
          <w:bCs/>
          <w:sz w:val="18"/>
          <w:szCs w:val="18"/>
        </w:rPr>
        <w:t xml:space="preserve">and cover in </w:t>
      </w:r>
      <w:r w:rsidR="001F2529" w:rsidRPr="00AD643E">
        <w:rPr>
          <w:rFonts w:ascii="Times New Roman" w:hAnsi="Times New Roman"/>
          <w:b w:val="0"/>
          <w:bCs/>
          <w:sz w:val="18"/>
          <w:szCs w:val="18"/>
        </w:rPr>
        <w:t>the</w:t>
      </w:r>
      <w:r w:rsidR="001F2529" w:rsidRPr="00AD643E">
        <w:rPr>
          <w:rFonts w:ascii="Times New Roman" w:hAnsi="Times New Roman"/>
          <w:b w:val="0"/>
          <w:bCs/>
          <w:sz w:val="18"/>
          <w:szCs w:val="18"/>
          <w:lang w:val="vi-VN"/>
        </w:rPr>
        <w:t xml:space="preserve"> </w:t>
      </w:r>
      <w:r w:rsidR="00663707" w:rsidRPr="00AD643E">
        <w:rPr>
          <w:rFonts w:ascii="Times New Roman" w:hAnsi="Times New Roman"/>
          <w:b w:val="0"/>
          <w:bCs/>
          <w:sz w:val="18"/>
          <w:szCs w:val="18"/>
        </w:rPr>
        <w:t>urban</w:t>
      </w:r>
      <w:r w:rsidR="00663707" w:rsidRPr="00AD643E">
        <w:rPr>
          <w:rFonts w:ascii="Times New Roman" w:hAnsi="Times New Roman"/>
          <w:b w:val="0"/>
          <w:bCs/>
          <w:sz w:val="18"/>
          <w:szCs w:val="18"/>
          <w:lang w:val="vi-VN"/>
        </w:rPr>
        <w:t xml:space="preserve"> </w:t>
      </w:r>
      <w:r w:rsidR="006C1E38" w:rsidRPr="00AD643E">
        <w:rPr>
          <w:rFonts w:ascii="Times New Roman" w:hAnsi="Times New Roman"/>
          <w:b w:val="0"/>
          <w:bCs/>
          <w:sz w:val="18"/>
          <w:szCs w:val="18"/>
        </w:rPr>
        <w:t xml:space="preserve">Hanoi. In (b), </w:t>
      </w:r>
      <w:r w:rsidR="00663707" w:rsidRPr="00AD643E">
        <w:rPr>
          <w:rFonts w:ascii="Times New Roman" w:hAnsi="Times New Roman"/>
          <w:b w:val="0"/>
          <w:bCs/>
          <w:sz w:val="18"/>
          <w:szCs w:val="18"/>
        </w:rPr>
        <w:t>l</w:t>
      </w:r>
      <w:r w:rsidR="006C1E38" w:rsidRPr="00AD643E">
        <w:rPr>
          <w:rFonts w:ascii="Times New Roman" w:hAnsi="Times New Roman"/>
          <w:b w:val="0"/>
          <w:bCs/>
          <w:sz w:val="18"/>
          <w:szCs w:val="18"/>
        </w:rPr>
        <w:t xml:space="preserve">and </w:t>
      </w:r>
      <w:r w:rsidR="003D47E5" w:rsidRPr="00AD643E">
        <w:rPr>
          <w:rFonts w:ascii="Times New Roman" w:hAnsi="Times New Roman"/>
          <w:b w:val="0"/>
          <w:bCs/>
          <w:sz w:val="18"/>
          <w:szCs w:val="18"/>
        </w:rPr>
        <w:t xml:space="preserve">is </w:t>
      </w:r>
      <w:r w:rsidR="006C1E38" w:rsidRPr="00AD643E">
        <w:rPr>
          <w:rFonts w:ascii="Times New Roman" w:hAnsi="Times New Roman"/>
          <w:b w:val="0"/>
          <w:bCs/>
          <w:sz w:val="18"/>
          <w:szCs w:val="18"/>
        </w:rPr>
        <w:t>cover</w:t>
      </w:r>
      <w:r w:rsidR="003D47E5" w:rsidRPr="00AD643E">
        <w:rPr>
          <w:rFonts w:ascii="Times New Roman" w:hAnsi="Times New Roman"/>
          <w:b w:val="0"/>
          <w:bCs/>
          <w:sz w:val="18"/>
          <w:szCs w:val="18"/>
        </w:rPr>
        <w:t>ed</w:t>
      </w:r>
      <w:r w:rsidR="006C1E38" w:rsidRPr="00AD643E">
        <w:rPr>
          <w:rFonts w:ascii="Times New Roman" w:hAnsi="Times New Roman"/>
          <w:b w:val="0"/>
          <w:bCs/>
          <w:sz w:val="18"/>
          <w:szCs w:val="18"/>
        </w:rPr>
        <w:t xml:space="preserve"> in</w:t>
      </w:r>
      <w:r w:rsidR="001F2529" w:rsidRPr="00AD643E">
        <w:rPr>
          <w:rFonts w:ascii="Times New Roman" w:hAnsi="Times New Roman"/>
          <w:b w:val="0"/>
          <w:bCs/>
          <w:sz w:val="18"/>
          <w:szCs w:val="18"/>
          <w:lang w:val="vi-VN"/>
        </w:rPr>
        <w:t xml:space="preserve"> the</w:t>
      </w:r>
      <w:r w:rsidR="006C1E38" w:rsidRPr="00AD643E">
        <w:rPr>
          <w:rFonts w:ascii="Times New Roman" w:hAnsi="Times New Roman"/>
          <w:b w:val="0"/>
          <w:bCs/>
          <w:sz w:val="18"/>
          <w:szCs w:val="18"/>
        </w:rPr>
        <w:t xml:space="preserve"> urban </w:t>
      </w:r>
      <w:r w:rsidRPr="00AD643E">
        <w:rPr>
          <w:rFonts w:ascii="Times New Roman" w:hAnsi="Times New Roman"/>
          <w:b w:val="0"/>
          <w:bCs/>
          <w:sz w:val="18"/>
          <w:szCs w:val="18"/>
        </w:rPr>
        <w:t>cent</w:t>
      </w:r>
      <w:r>
        <w:rPr>
          <w:rFonts w:ascii="Times New Roman" w:hAnsi="Times New Roman"/>
          <w:b w:val="0"/>
          <w:bCs/>
          <w:sz w:val="18"/>
          <w:szCs w:val="18"/>
        </w:rPr>
        <w:t>re</w:t>
      </w:r>
      <w:r w:rsidR="006C1E38" w:rsidRPr="00AD643E">
        <w:rPr>
          <w:rFonts w:ascii="Times New Roman" w:hAnsi="Times New Roman"/>
          <w:b w:val="0"/>
          <w:bCs/>
          <w:sz w:val="18"/>
          <w:szCs w:val="18"/>
        </w:rPr>
        <w:t>.</w:t>
      </w:r>
    </w:p>
    <w:p w14:paraId="2E62CC8A" w14:textId="6A4E142E" w:rsidR="0009349F" w:rsidRPr="0009349F" w:rsidRDefault="00B81D2A" w:rsidP="0009349F">
      <w:pPr>
        <w:tabs>
          <w:tab w:val="num" w:pos="720"/>
        </w:tabs>
      </w:pPr>
      <w:r w:rsidRPr="00B81D2A">
        <w:lastRenderedPageBreak/>
        <w:t>During the period from 2013 to 2023, the land cover in the Hanoi area underwent various changes, with disparities observed at different times</w:t>
      </w:r>
      <w:r w:rsidR="00BB11C6" w:rsidRPr="00BB11C6">
        <w:t xml:space="preserve">. In the inner-urban areas, the land cover has shown little change, while areas farther from the urban </w:t>
      </w:r>
      <w:r w:rsidR="00B35CC9" w:rsidRPr="00BB11C6">
        <w:t>cent</w:t>
      </w:r>
      <w:r w:rsidR="00B35CC9">
        <w:t>re</w:t>
      </w:r>
      <w:r w:rsidR="00B35CC9" w:rsidRPr="00BB11C6">
        <w:t xml:space="preserve"> </w:t>
      </w:r>
      <w:r w:rsidR="00BB11C6" w:rsidRPr="00BB11C6">
        <w:t xml:space="preserve">have more fluctuations, particularly in newly administratively transformed district </w:t>
      </w:r>
      <w:r w:rsidR="00926202">
        <w:t>areas</w:t>
      </w:r>
      <w:r w:rsidR="00926202">
        <w:rPr>
          <w:lang w:val="vi-VN"/>
        </w:rPr>
        <w:t>.</w:t>
      </w:r>
      <w:r w:rsidR="00EC31AD" w:rsidRPr="00EC31AD">
        <w:t xml:space="preserve"> The results regarding the expansion of the urban area align with findings from other studies on urban development in Vietnam</w:t>
      </w:r>
      <w:r w:rsidR="00EC31AD" w:rsidRPr="006341CA">
        <w:t xml:space="preserve"> </w:t>
      </w:r>
      <w:r w:rsidR="00EC31AD" w:rsidRPr="006341CA">
        <w:fldChar w:fldCharType="begin"/>
      </w:r>
      <w:r w:rsidR="00DD00EA">
        <w:instrText xml:space="preserve"> ADDIN EN.CITE &lt;EndNote&gt;&lt;Cite&gt;&lt;Author&gt;Lê Hùng&lt;/Author&gt;&lt;Year&gt;2017&lt;/Year&gt;&lt;RecNum&gt;1850&lt;/RecNum&gt;&lt;DisplayText&gt;&lt;style font="Times New Roman" size="10"&gt;[37]&lt;/style&gt;&lt;/DisplayText&gt;&lt;record&gt;&lt;rec-number&gt;1850&lt;/rec-number&gt;&lt;foreign-keys&gt;&lt;key app="EN" db-id="fxxw2zfrispf9ceaaeyve9enre92vx5pf9pw" timestamp="1693284570"&gt;1850&lt;/key&gt;&lt;/foreign-keys&gt;&lt;ref-type name="Journal Article"&gt;17&lt;/ref-type&gt;&lt;contributors&gt;&lt;authors&gt;&lt;author&gt;Lê Hùng, Trịnh&lt;/author&gt;&lt;author&gt;Nga, Nguyễn Thị Thu&lt;/author&gt;&lt;author&gt;Tuyên, Vũ Danh&lt;/author&gt;&lt;author&gt;Phương, Bùi Thu&lt;/author&gt;&lt;/authors&gt;&lt;/contributors&gt;&lt;titles&gt;&lt;title&gt;Đánh giá và dự báo biến động đất đô thị khu vực nội thành thành phố Hà Nội bằng tư liệu viễn thám và GIS&lt;/title&gt;&lt;secondary-title&gt;&lt;style face="normal" font="default" size="100%"&gt;T&lt;/style&gt;&lt;style face="normal" font="default" charset="163" size="100%"&gt;ạp ch&lt;/style&gt;&lt;style face="normal" font="default" size="100%"&gt;í Khoa h&lt;/style&gt;&lt;style face="normal" font="default" charset="163" size="100%"&gt;ọc&lt;/style&gt;&lt;/secondary-title&gt;&lt;/titles&gt;&lt;periodical&gt;&lt;full-title&gt;Tạp chí Khoa học&lt;/full-title&gt;&lt;/periodical&gt;&lt;pages&gt;176&lt;/pages&gt;&lt;volume&gt;14&lt;/volume&gt;&lt;number&gt;3&lt;/number&gt;&lt;dates&gt;&lt;year&gt;2017&lt;/year&gt;&lt;/dates&gt;&lt;isbn&gt;2734-9918&lt;/isbn&gt;&lt;urls&gt;&lt;/urls&gt;&lt;language&gt;Vietnamese&lt;/language&gt;&lt;/record&gt;&lt;/Cite&gt;&lt;/EndNote&gt;</w:instrText>
      </w:r>
      <w:r w:rsidR="00EC31AD" w:rsidRPr="006341CA">
        <w:fldChar w:fldCharType="separate"/>
      </w:r>
      <w:r w:rsidR="00DD00EA" w:rsidRPr="00DD00EA">
        <w:rPr>
          <w:rFonts w:ascii="Times New Roman" w:hAnsi="Times New Roman"/>
          <w:noProof/>
        </w:rPr>
        <w:t>[37]</w:t>
      </w:r>
      <w:r w:rsidR="00EC31AD" w:rsidRPr="006341CA">
        <w:fldChar w:fldCharType="end"/>
      </w:r>
      <w:r w:rsidR="00EC31AD" w:rsidRPr="006341CA">
        <w:t>.</w:t>
      </w:r>
      <w:r w:rsidR="00ED0F75" w:rsidRPr="006341CA">
        <w:t xml:space="preserve"> </w:t>
      </w:r>
      <w:r w:rsidR="00926202" w:rsidRPr="00926202">
        <w:t>Specifically, in the study area the built-up areas and transportation increased in the area together, showing a positive correlation. Conversely, the built-up area exhibits a negative correlation with water bodies during the study period, that as the built-up area increases, water bodies decrease in the area</w:t>
      </w:r>
      <w:r w:rsidR="00ED0F75" w:rsidRPr="00ED0F75">
        <w:t xml:space="preserve">. </w:t>
      </w:r>
      <w:r w:rsidR="00B1644D">
        <w:t>T</w:t>
      </w:r>
      <w:r w:rsidR="001050B8" w:rsidRPr="001050B8">
        <w:t xml:space="preserve">his decrease in water </w:t>
      </w:r>
      <w:r w:rsidR="00B1644D">
        <w:t>bodies</w:t>
      </w:r>
      <w:r w:rsidR="001050B8" w:rsidRPr="001050B8">
        <w:t xml:space="preserve"> may be due to the impact of urban development </w:t>
      </w:r>
      <w:r w:rsidR="001050B8" w:rsidRPr="006C56C7">
        <w:t>and construction activities and the impact of climate change. These are complex factors that contribute to the rapid decline of water bodies in the study area</w:t>
      </w:r>
      <w:r w:rsidR="00ED0F75" w:rsidRPr="006C56C7">
        <w:t>.</w:t>
      </w:r>
      <w:r w:rsidR="00FC1659" w:rsidRPr="006C56C7">
        <w:rPr>
          <w:lang w:val="vi-VN"/>
        </w:rPr>
        <w:t xml:space="preserve"> </w:t>
      </w:r>
      <w:r w:rsidR="001050B8" w:rsidRPr="006C56C7">
        <w:t xml:space="preserve">After about 10 years of development, the area of water </w:t>
      </w:r>
      <w:r w:rsidR="00B1644D" w:rsidRPr="006C56C7">
        <w:t>bodies</w:t>
      </w:r>
      <w:r w:rsidR="001050B8" w:rsidRPr="006C56C7">
        <w:t xml:space="preserve"> decreased by 8.80%, equivalent to about 29,406 hectares.</w:t>
      </w:r>
      <w:r w:rsidR="00FC1659" w:rsidRPr="006C56C7">
        <w:t xml:space="preserve"> Therefore</w:t>
      </w:r>
      <w:r w:rsidR="00FC1659" w:rsidRPr="00FC1659">
        <w:t xml:space="preserve">, in the case of the </w:t>
      </w:r>
      <w:r w:rsidR="00FC1659">
        <w:t>w</w:t>
      </w:r>
      <w:r w:rsidR="00FC1659" w:rsidRPr="00FC1659">
        <w:t>ater</w:t>
      </w:r>
      <w:r w:rsidR="00FC1659">
        <w:rPr>
          <w:lang w:val="vi-VN"/>
        </w:rPr>
        <w:t xml:space="preserve"> bodies</w:t>
      </w:r>
      <w:r w:rsidR="00FC1659" w:rsidRPr="00FC1659">
        <w:t xml:space="preserve">, there is an average annual decrease of around 0.8% relative to the </w:t>
      </w:r>
      <w:r w:rsidR="00111F41">
        <w:t>study</w:t>
      </w:r>
      <w:r w:rsidR="00FC1659" w:rsidRPr="00FC1659">
        <w:t xml:space="preserve"> </w:t>
      </w:r>
      <w:r w:rsidR="00FC1659">
        <w:t>area</w:t>
      </w:r>
      <w:r w:rsidR="00FC1659">
        <w:rPr>
          <w:lang w:val="vi-VN"/>
        </w:rPr>
        <w:t>.</w:t>
      </w:r>
      <w:r w:rsidR="0009349F">
        <w:rPr>
          <w:lang w:val="vi-VN"/>
        </w:rPr>
        <w:t xml:space="preserve"> </w:t>
      </w:r>
      <w:r w:rsidR="0014466E" w:rsidRPr="0014466E">
        <w:t xml:space="preserve">The analysis of changes in the Hanoi area from 2013 to 2023, as depicted in </w:t>
      </w:r>
      <w:r w:rsidR="00B35CC9" w:rsidRPr="0014466E">
        <w:t>Fig</w:t>
      </w:r>
      <w:r w:rsidR="00B35CC9">
        <w:t>.</w:t>
      </w:r>
      <w:r w:rsidR="00B35CC9" w:rsidRPr="0014466E">
        <w:t xml:space="preserve"> </w:t>
      </w:r>
      <w:r w:rsidR="0014466E" w:rsidRPr="0014466E">
        <w:t>5</w:t>
      </w:r>
      <w:r w:rsidR="006C56C7" w:rsidRPr="006C56C7">
        <w:t>, indicate</w:t>
      </w:r>
      <w:r w:rsidR="005F4EC6">
        <w:t>s</w:t>
      </w:r>
      <w:r w:rsidR="006C56C7" w:rsidRPr="006C56C7">
        <w:t xml:space="preserve"> that the area covered by built-up area has increased by approximately 7%, transportation has expanded by around 3%, bare land has increased by 3%, shrubs, lawns have seen a 2% increase. </w:t>
      </w:r>
      <w:r w:rsidR="006C56C7">
        <w:t>H</w:t>
      </w:r>
      <w:r w:rsidR="006C56C7" w:rsidRPr="006C56C7">
        <w:t xml:space="preserve">owever, the large trees decreased by 6%, and water bodies had the most significant reduction, decreasing by 9%. These findings provide clear results about the dynamic changes in </w:t>
      </w:r>
      <w:r w:rsidR="008E43A9">
        <w:t xml:space="preserve">LULC </w:t>
      </w:r>
      <w:r w:rsidR="006C56C7" w:rsidRPr="006C56C7">
        <w:t>in Hanoi during the period 2013-2023.</w:t>
      </w:r>
    </w:p>
    <w:p w14:paraId="1F4D9118" w14:textId="6FFBD221" w:rsidR="00FF0A48" w:rsidRPr="00147478" w:rsidRDefault="0059124E" w:rsidP="00AD643E">
      <w:pPr>
        <w:spacing w:before="120"/>
        <w:ind w:firstLine="0"/>
        <w:jc w:val="center"/>
        <w:rPr>
          <w:highlight w:val="yellow"/>
          <w:lang w:val="vi-VN"/>
        </w:rPr>
      </w:pPr>
      <w:del w:id="20" w:author="Tung Dao" w:date="2024-06-12T14:18:00Z" w16du:dateUtc="2024-06-12T07:18:00Z">
        <w:r w:rsidDel="00271818">
          <w:rPr>
            <w:noProof/>
          </w:rPr>
          <w:drawing>
            <wp:inline distT="0" distB="0" distL="0" distR="0" wp14:anchorId="702E5FC2" wp14:editId="6EA67664">
              <wp:extent cx="4392295" cy="1981200"/>
              <wp:effectExtent l="0" t="0" r="825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5" cstate="print">
                        <a:extLst>
                          <a:ext uri="{28A0092B-C50C-407E-A947-70E740481C1C}">
                            <a14:useLocalDpi xmlns:a14="http://schemas.microsoft.com/office/drawing/2010/main"/>
                          </a:ext>
                        </a:extLst>
                      </a:blip>
                      <a:stretch>
                        <a:fillRect/>
                      </a:stretch>
                    </pic:blipFill>
                    <pic:spPr>
                      <a:xfrm>
                        <a:off x="0" y="0"/>
                        <a:ext cx="4392295" cy="1981200"/>
                      </a:xfrm>
                      <a:prstGeom prst="rect">
                        <a:avLst/>
                      </a:prstGeom>
                    </pic:spPr>
                  </pic:pic>
                </a:graphicData>
              </a:graphic>
            </wp:inline>
          </w:drawing>
        </w:r>
      </w:del>
      <w:ins w:id="21" w:author="Tung Dao" w:date="2024-06-12T14:18:00Z" w16du:dateUtc="2024-06-12T07:18:00Z">
        <w:r w:rsidR="00271818">
          <w:rPr>
            <w:noProof/>
          </w:rPr>
          <w:drawing>
            <wp:inline distT="0" distB="0" distL="0" distR="0" wp14:anchorId="4D6AC8D7" wp14:editId="63D6124C">
              <wp:extent cx="4392295" cy="1927225"/>
              <wp:effectExtent l="0" t="0" r="8255" b="0"/>
              <wp:docPr id="17778999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hqprint">
                        <a:extLst>
                          <a:ext uri="{28A0092B-C50C-407E-A947-70E740481C1C}">
                            <a14:useLocalDpi xmlns:a14="http://schemas.microsoft.com/office/drawing/2010/main"/>
                          </a:ext>
                        </a:extLst>
                      </a:blip>
                      <a:srcRect/>
                      <a:stretch>
                        <a:fillRect/>
                      </a:stretch>
                    </pic:blipFill>
                    <pic:spPr bwMode="auto">
                      <a:xfrm>
                        <a:off x="0" y="0"/>
                        <a:ext cx="4392295" cy="1927225"/>
                      </a:xfrm>
                      <a:prstGeom prst="rect">
                        <a:avLst/>
                      </a:prstGeom>
                      <a:noFill/>
                      <a:ln>
                        <a:noFill/>
                      </a:ln>
                    </pic:spPr>
                  </pic:pic>
                </a:graphicData>
              </a:graphic>
            </wp:inline>
          </w:drawing>
        </w:r>
      </w:ins>
    </w:p>
    <w:p w14:paraId="7DC3F9B7" w14:textId="1327FF36" w:rsidR="00803F92" w:rsidRPr="00B35CC9" w:rsidRDefault="00B35CC9" w:rsidP="00AD643E">
      <w:pPr>
        <w:pStyle w:val="Caption"/>
        <w:ind w:firstLine="0"/>
        <w:jc w:val="center"/>
        <w:rPr>
          <w:rFonts w:ascii="Times New Roman" w:hAnsi="Times New Roman"/>
          <w:sz w:val="18"/>
          <w:szCs w:val="18"/>
          <w:lang w:val="vi-VN"/>
        </w:rPr>
      </w:pPr>
      <w:r w:rsidRPr="00AD643E">
        <w:rPr>
          <w:sz w:val="18"/>
          <w:szCs w:val="18"/>
        </w:rPr>
        <w:t xml:space="preserve">Fig. </w:t>
      </w:r>
      <w:r w:rsidRPr="00AD643E">
        <w:rPr>
          <w:sz w:val="18"/>
          <w:szCs w:val="18"/>
        </w:rPr>
        <w:fldChar w:fldCharType="begin"/>
      </w:r>
      <w:r w:rsidRPr="00AD643E">
        <w:rPr>
          <w:sz w:val="18"/>
          <w:szCs w:val="18"/>
        </w:rPr>
        <w:instrText xml:space="preserve"> SEQ Fig. \* ARABIC </w:instrText>
      </w:r>
      <w:r w:rsidRPr="00AD643E">
        <w:rPr>
          <w:sz w:val="18"/>
          <w:szCs w:val="18"/>
        </w:rPr>
        <w:fldChar w:fldCharType="separate"/>
      </w:r>
      <w:r w:rsidR="001442E2">
        <w:rPr>
          <w:noProof/>
          <w:sz w:val="18"/>
          <w:szCs w:val="18"/>
        </w:rPr>
        <w:t>5</w:t>
      </w:r>
      <w:r w:rsidRPr="00AD643E">
        <w:rPr>
          <w:sz w:val="18"/>
          <w:szCs w:val="18"/>
        </w:rPr>
        <w:fldChar w:fldCharType="end"/>
      </w:r>
      <w:r w:rsidRPr="00AD643E">
        <w:rPr>
          <w:sz w:val="18"/>
          <w:szCs w:val="18"/>
        </w:rPr>
        <w:t xml:space="preserve">. </w:t>
      </w:r>
      <w:r w:rsidR="00803F92" w:rsidRPr="00AD643E">
        <w:rPr>
          <w:rFonts w:ascii="Times New Roman" w:hAnsi="Times New Roman"/>
          <w:b w:val="0"/>
          <w:bCs/>
          <w:sz w:val="18"/>
          <w:szCs w:val="18"/>
        </w:rPr>
        <w:t>The land cover</w:t>
      </w:r>
      <w:r w:rsidR="00BD4467" w:rsidRPr="00AD643E">
        <w:rPr>
          <w:rFonts w:ascii="Times New Roman" w:hAnsi="Times New Roman"/>
          <w:b w:val="0"/>
          <w:bCs/>
          <w:sz w:val="18"/>
          <w:szCs w:val="18"/>
        </w:rPr>
        <w:t xml:space="preserve"> changes</w:t>
      </w:r>
      <w:r w:rsidR="00803F92" w:rsidRPr="00AD643E">
        <w:rPr>
          <w:rFonts w:ascii="Times New Roman" w:hAnsi="Times New Roman"/>
          <w:b w:val="0"/>
          <w:bCs/>
          <w:sz w:val="18"/>
          <w:szCs w:val="18"/>
        </w:rPr>
        <w:t xml:space="preserve"> in the period 2013-2023</w:t>
      </w:r>
      <w:r w:rsidR="00803F92" w:rsidRPr="00B35CC9">
        <w:rPr>
          <w:rFonts w:ascii="Times New Roman" w:hAnsi="Times New Roman"/>
          <w:sz w:val="18"/>
          <w:szCs w:val="18"/>
        </w:rPr>
        <w:t>.</w:t>
      </w:r>
    </w:p>
    <w:p w14:paraId="2DE80471" w14:textId="6D75E920" w:rsidR="00E02404" w:rsidRDefault="00694186" w:rsidP="00AD643E">
      <w:pPr>
        <w:rPr>
          <w:lang w:val="vi-VN"/>
        </w:rPr>
      </w:pPr>
      <w:r w:rsidRPr="00694186">
        <w:t xml:space="preserve">The results show that the accuracy of images after classification is very high, ensuring the reliability of the data used for statistical analysis of land cover changes during the 2013-2023 period in the Hanoi area. Table </w:t>
      </w:r>
      <w:r w:rsidR="00D70DF4">
        <w:t>3</w:t>
      </w:r>
      <w:r w:rsidR="00D70DF4" w:rsidRPr="00694186">
        <w:t xml:space="preserve"> </w:t>
      </w:r>
      <w:r w:rsidRPr="00694186">
        <w:t>presents information on the accuracy of image classification in the research area for the years 2013, 2018, and 2023.</w:t>
      </w:r>
    </w:p>
    <w:p w14:paraId="47AFC54C" w14:textId="77777777" w:rsidR="00D70DF4" w:rsidRDefault="00D70DF4">
      <w:pPr>
        <w:ind w:firstLine="0"/>
        <w:jc w:val="left"/>
        <w:rPr>
          <w:b/>
          <w:lang w:val="vi-VN"/>
        </w:rPr>
      </w:pPr>
      <w:r>
        <w:rPr>
          <w:lang w:val="vi-VN"/>
        </w:rPr>
        <w:br w:type="page"/>
      </w:r>
    </w:p>
    <w:p w14:paraId="38FF3ADE" w14:textId="1B4D0B82" w:rsidR="00BC0525" w:rsidRPr="005D7B5D" w:rsidRDefault="00D70DF4" w:rsidP="00AD643E">
      <w:pPr>
        <w:pStyle w:val="Caption"/>
        <w:ind w:firstLine="0"/>
        <w:jc w:val="center"/>
        <w:rPr>
          <w:szCs w:val="18"/>
        </w:rPr>
      </w:pPr>
      <w:r w:rsidRPr="00AD643E">
        <w:rPr>
          <w:rFonts w:ascii="Times New Roman" w:hAnsi="Times New Roman"/>
          <w:sz w:val="18"/>
          <w:szCs w:val="18"/>
        </w:rPr>
        <w:lastRenderedPageBreak/>
        <w:t xml:space="preserve">Table </w:t>
      </w:r>
      <w:r w:rsidRPr="00AD643E">
        <w:rPr>
          <w:rFonts w:ascii="Times New Roman" w:hAnsi="Times New Roman"/>
          <w:sz w:val="18"/>
          <w:szCs w:val="18"/>
        </w:rPr>
        <w:fldChar w:fldCharType="begin"/>
      </w:r>
      <w:r w:rsidRPr="00AD643E">
        <w:rPr>
          <w:rFonts w:ascii="Times New Roman" w:hAnsi="Times New Roman"/>
          <w:sz w:val="18"/>
          <w:szCs w:val="18"/>
        </w:rPr>
        <w:instrText xml:space="preserve"> SEQ Table \* ARABIC </w:instrText>
      </w:r>
      <w:r w:rsidRPr="00AD643E">
        <w:rPr>
          <w:rFonts w:ascii="Times New Roman" w:hAnsi="Times New Roman"/>
          <w:sz w:val="18"/>
          <w:szCs w:val="18"/>
        </w:rPr>
        <w:fldChar w:fldCharType="separate"/>
      </w:r>
      <w:r w:rsidR="001442E2">
        <w:rPr>
          <w:rFonts w:ascii="Times New Roman" w:hAnsi="Times New Roman"/>
          <w:noProof/>
          <w:sz w:val="18"/>
          <w:szCs w:val="18"/>
        </w:rPr>
        <w:t>3</w:t>
      </w:r>
      <w:r w:rsidRPr="00AD643E">
        <w:rPr>
          <w:rFonts w:ascii="Times New Roman" w:hAnsi="Times New Roman"/>
          <w:sz w:val="18"/>
          <w:szCs w:val="18"/>
        </w:rPr>
        <w:fldChar w:fldCharType="end"/>
      </w:r>
      <w:r w:rsidRPr="00AD643E">
        <w:rPr>
          <w:rFonts w:ascii="Times New Roman" w:hAnsi="Times New Roman"/>
          <w:sz w:val="18"/>
          <w:szCs w:val="18"/>
        </w:rPr>
        <w:t xml:space="preserve">. </w:t>
      </w:r>
      <w:r w:rsidR="00BC0525" w:rsidRPr="00AD643E">
        <w:rPr>
          <w:rFonts w:ascii="Times New Roman" w:hAnsi="Times New Roman"/>
          <w:b w:val="0"/>
          <w:bCs/>
          <w:sz w:val="18"/>
          <w:szCs w:val="18"/>
        </w:rPr>
        <w:t>Classification accuracy.</w:t>
      </w:r>
    </w:p>
    <w:tbl>
      <w:tblPr>
        <w:tblW w:w="7094" w:type="dxa"/>
        <w:tblLook w:val="04A0" w:firstRow="1" w:lastRow="0" w:firstColumn="1" w:lastColumn="0" w:noHBand="0" w:noVBand="1"/>
      </w:tblPr>
      <w:tblGrid>
        <w:gridCol w:w="1668"/>
        <w:gridCol w:w="992"/>
        <w:gridCol w:w="992"/>
        <w:gridCol w:w="926"/>
        <w:gridCol w:w="917"/>
        <w:gridCol w:w="850"/>
        <w:gridCol w:w="749"/>
      </w:tblGrid>
      <w:tr w:rsidR="00932CD1" w:rsidRPr="00803A14" w14:paraId="368DB59C" w14:textId="77777777" w:rsidTr="00AD643E">
        <w:trPr>
          <w:trHeight w:val="198"/>
        </w:trPr>
        <w:tc>
          <w:tcPr>
            <w:tcW w:w="1668" w:type="dxa"/>
            <w:vMerge w:val="restart"/>
            <w:tcBorders>
              <w:top w:val="single" w:sz="12" w:space="0" w:color="auto"/>
            </w:tcBorders>
            <w:shd w:val="clear" w:color="auto" w:fill="auto"/>
            <w:noWrap/>
            <w:vAlign w:val="center"/>
            <w:hideMark/>
          </w:tcPr>
          <w:p w14:paraId="32822BFE" w14:textId="26F329A8" w:rsidR="00932CD1" w:rsidRPr="00803A14" w:rsidRDefault="00932CD1" w:rsidP="00803A14">
            <w:pPr>
              <w:topLinePunct/>
              <w:autoSpaceDE w:val="0"/>
              <w:jc w:val="center"/>
              <w:rPr>
                <w:sz w:val="18"/>
                <w:szCs w:val="18"/>
                <w:lang w:val="vi-VN"/>
              </w:rPr>
            </w:pPr>
            <w:r w:rsidRPr="00803A14">
              <w:rPr>
                <w:sz w:val="18"/>
                <w:szCs w:val="18"/>
                <w:lang w:val="vi-VN"/>
              </w:rPr>
              <w:t xml:space="preserve">Land </w:t>
            </w:r>
            <w:r>
              <w:rPr>
                <w:sz w:val="18"/>
                <w:szCs w:val="18"/>
                <w:lang w:val="vi-VN"/>
              </w:rPr>
              <w:t>cover</w:t>
            </w:r>
          </w:p>
        </w:tc>
        <w:tc>
          <w:tcPr>
            <w:tcW w:w="1984" w:type="dxa"/>
            <w:gridSpan w:val="2"/>
            <w:tcBorders>
              <w:top w:val="single" w:sz="12" w:space="0" w:color="auto"/>
            </w:tcBorders>
            <w:shd w:val="clear" w:color="auto" w:fill="auto"/>
            <w:noWrap/>
            <w:hideMark/>
          </w:tcPr>
          <w:p w14:paraId="46DE84D7" w14:textId="77777777" w:rsidR="00932CD1" w:rsidRPr="00803A14" w:rsidRDefault="00932CD1" w:rsidP="00803A14">
            <w:pPr>
              <w:topLinePunct/>
              <w:autoSpaceDE w:val="0"/>
              <w:ind w:firstLine="0"/>
              <w:jc w:val="center"/>
              <w:rPr>
                <w:sz w:val="18"/>
                <w:szCs w:val="18"/>
                <w:lang w:val="vi-VN"/>
              </w:rPr>
            </w:pPr>
            <w:r>
              <w:rPr>
                <w:sz w:val="18"/>
                <w:szCs w:val="18"/>
                <w:lang w:val="vi-VN"/>
              </w:rPr>
              <w:t>201</w:t>
            </w:r>
            <w:r w:rsidRPr="00803A14">
              <w:rPr>
                <w:sz w:val="18"/>
                <w:szCs w:val="18"/>
                <w:lang w:val="vi-VN"/>
              </w:rPr>
              <w:t>3</w:t>
            </w:r>
          </w:p>
        </w:tc>
        <w:tc>
          <w:tcPr>
            <w:tcW w:w="1843" w:type="dxa"/>
            <w:gridSpan w:val="2"/>
            <w:tcBorders>
              <w:top w:val="single" w:sz="12" w:space="0" w:color="auto"/>
            </w:tcBorders>
            <w:shd w:val="clear" w:color="auto" w:fill="auto"/>
            <w:noWrap/>
            <w:hideMark/>
          </w:tcPr>
          <w:p w14:paraId="619B1694" w14:textId="77777777" w:rsidR="00932CD1" w:rsidRPr="00803A14" w:rsidRDefault="00932CD1" w:rsidP="00803A14">
            <w:pPr>
              <w:topLinePunct/>
              <w:autoSpaceDE w:val="0"/>
              <w:ind w:firstLine="0"/>
              <w:jc w:val="center"/>
              <w:rPr>
                <w:sz w:val="18"/>
                <w:szCs w:val="18"/>
                <w:lang w:val="vi-VN"/>
              </w:rPr>
            </w:pPr>
            <w:r w:rsidRPr="00803A14">
              <w:rPr>
                <w:sz w:val="18"/>
                <w:szCs w:val="18"/>
                <w:lang w:val="vi-VN"/>
              </w:rPr>
              <w:t>2018</w:t>
            </w:r>
          </w:p>
        </w:tc>
        <w:tc>
          <w:tcPr>
            <w:tcW w:w="1599" w:type="dxa"/>
            <w:gridSpan w:val="2"/>
            <w:tcBorders>
              <w:top w:val="single" w:sz="12" w:space="0" w:color="auto"/>
            </w:tcBorders>
            <w:shd w:val="clear" w:color="auto" w:fill="auto"/>
            <w:noWrap/>
            <w:hideMark/>
          </w:tcPr>
          <w:p w14:paraId="15BE09E1" w14:textId="77777777" w:rsidR="00932CD1" w:rsidRPr="00803A14" w:rsidRDefault="00932CD1" w:rsidP="00803A14">
            <w:pPr>
              <w:topLinePunct/>
              <w:autoSpaceDE w:val="0"/>
              <w:ind w:firstLine="0"/>
              <w:jc w:val="center"/>
              <w:rPr>
                <w:sz w:val="18"/>
                <w:szCs w:val="18"/>
                <w:lang w:val="vi-VN"/>
              </w:rPr>
            </w:pPr>
            <w:r>
              <w:rPr>
                <w:sz w:val="18"/>
                <w:szCs w:val="18"/>
                <w:lang w:val="vi-VN"/>
              </w:rPr>
              <w:t>202</w:t>
            </w:r>
            <w:r w:rsidRPr="00803A14">
              <w:rPr>
                <w:sz w:val="18"/>
                <w:szCs w:val="18"/>
                <w:lang w:val="vi-VN"/>
              </w:rPr>
              <w:t>3</w:t>
            </w:r>
          </w:p>
        </w:tc>
      </w:tr>
      <w:tr w:rsidR="00932CD1" w:rsidRPr="00803A14" w14:paraId="5880A31B" w14:textId="77777777" w:rsidTr="00AD643E">
        <w:trPr>
          <w:trHeight w:val="198"/>
        </w:trPr>
        <w:tc>
          <w:tcPr>
            <w:tcW w:w="1668" w:type="dxa"/>
            <w:vMerge/>
            <w:tcBorders>
              <w:bottom w:val="single" w:sz="2" w:space="0" w:color="auto"/>
            </w:tcBorders>
            <w:shd w:val="clear" w:color="auto" w:fill="auto"/>
            <w:noWrap/>
            <w:hideMark/>
          </w:tcPr>
          <w:p w14:paraId="757CF657" w14:textId="17C97751" w:rsidR="00932CD1" w:rsidRPr="00803A14" w:rsidRDefault="00932CD1" w:rsidP="00803A14">
            <w:pPr>
              <w:topLinePunct/>
              <w:autoSpaceDE w:val="0"/>
              <w:ind w:firstLine="0"/>
              <w:jc w:val="center"/>
              <w:rPr>
                <w:sz w:val="18"/>
                <w:szCs w:val="18"/>
                <w:lang w:val="vi-VN"/>
              </w:rPr>
            </w:pPr>
          </w:p>
        </w:tc>
        <w:tc>
          <w:tcPr>
            <w:tcW w:w="992" w:type="dxa"/>
            <w:tcBorders>
              <w:bottom w:val="single" w:sz="2" w:space="0" w:color="auto"/>
            </w:tcBorders>
            <w:shd w:val="clear" w:color="auto" w:fill="auto"/>
            <w:noWrap/>
            <w:hideMark/>
          </w:tcPr>
          <w:p w14:paraId="56034B2F" w14:textId="77777777" w:rsidR="00932CD1" w:rsidRPr="00803A14" w:rsidRDefault="00932CD1" w:rsidP="00A82F37">
            <w:pPr>
              <w:topLinePunct/>
              <w:autoSpaceDE w:val="0"/>
              <w:ind w:firstLine="0"/>
              <w:jc w:val="center"/>
              <w:rPr>
                <w:sz w:val="18"/>
                <w:szCs w:val="18"/>
                <w:lang w:val="vi-VN"/>
              </w:rPr>
            </w:pPr>
            <w:r w:rsidRPr="00803A14">
              <w:rPr>
                <w:sz w:val="18"/>
                <w:szCs w:val="18"/>
                <w:lang w:val="vi-VN"/>
              </w:rPr>
              <w:t>PA</w:t>
            </w:r>
          </w:p>
        </w:tc>
        <w:tc>
          <w:tcPr>
            <w:tcW w:w="992" w:type="dxa"/>
            <w:tcBorders>
              <w:bottom w:val="single" w:sz="2" w:space="0" w:color="auto"/>
            </w:tcBorders>
            <w:shd w:val="clear" w:color="auto" w:fill="auto"/>
            <w:noWrap/>
            <w:hideMark/>
          </w:tcPr>
          <w:p w14:paraId="57683359" w14:textId="77777777" w:rsidR="00932CD1" w:rsidRPr="00803A14" w:rsidRDefault="00932CD1" w:rsidP="00A82F37">
            <w:pPr>
              <w:topLinePunct/>
              <w:autoSpaceDE w:val="0"/>
              <w:ind w:firstLine="0"/>
              <w:jc w:val="center"/>
              <w:rPr>
                <w:sz w:val="18"/>
                <w:szCs w:val="18"/>
                <w:lang w:val="vi-VN"/>
              </w:rPr>
            </w:pPr>
            <w:r w:rsidRPr="00803A14">
              <w:rPr>
                <w:sz w:val="18"/>
                <w:szCs w:val="18"/>
                <w:lang w:val="vi-VN"/>
              </w:rPr>
              <w:t>UA</w:t>
            </w:r>
          </w:p>
        </w:tc>
        <w:tc>
          <w:tcPr>
            <w:tcW w:w="926" w:type="dxa"/>
            <w:tcBorders>
              <w:bottom w:val="single" w:sz="2" w:space="0" w:color="auto"/>
            </w:tcBorders>
            <w:shd w:val="clear" w:color="auto" w:fill="auto"/>
            <w:noWrap/>
            <w:hideMark/>
          </w:tcPr>
          <w:p w14:paraId="5386BF0A" w14:textId="77777777" w:rsidR="00932CD1" w:rsidRPr="00803A14" w:rsidRDefault="00932CD1" w:rsidP="00A82F37">
            <w:pPr>
              <w:topLinePunct/>
              <w:autoSpaceDE w:val="0"/>
              <w:ind w:firstLine="0"/>
              <w:jc w:val="center"/>
              <w:rPr>
                <w:sz w:val="18"/>
                <w:szCs w:val="18"/>
                <w:lang w:val="vi-VN"/>
              </w:rPr>
            </w:pPr>
            <w:r w:rsidRPr="00803A14">
              <w:rPr>
                <w:sz w:val="18"/>
                <w:szCs w:val="18"/>
                <w:lang w:val="vi-VN"/>
              </w:rPr>
              <w:t>PA</w:t>
            </w:r>
          </w:p>
        </w:tc>
        <w:tc>
          <w:tcPr>
            <w:tcW w:w="917" w:type="dxa"/>
            <w:tcBorders>
              <w:bottom w:val="single" w:sz="2" w:space="0" w:color="auto"/>
            </w:tcBorders>
            <w:shd w:val="clear" w:color="auto" w:fill="auto"/>
            <w:noWrap/>
            <w:hideMark/>
          </w:tcPr>
          <w:p w14:paraId="735BB713" w14:textId="77777777" w:rsidR="00932CD1" w:rsidRPr="00803A14" w:rsidRDefault="00932CD1" w:rsidP="00A82F37">
            <w:pPr>
              <w:topLinePunct/>
              <w:autoSpaceDE w:val="0"/>
              <w:ind w:firstLine="0"/>
              <w:jc w:val="center"/>
              <w:rPr>
                <w:sz w:val="18"/>
                <w:szCs w:val="18"/>
                <w:lang w:val="vi-VN"/>
              </w:rPr>
            </w:pPr>
            <w:r w:rsidRPr="00803A14">
              <w:rPr>
                <w:sz w:val="18"/>
                <w:szCs w:val="18"/>
                <w:lang w:val="vi-VN"/>
              </w:rPr>
              <w:t>UA</w:t>
            </w:r>
          </w:p>
        </w:tc>
        <w:tc>
          <w:tcPr>
            <w:tcW w:w="850" w:type="dxa"/>
            <w:tcBorders>
              <w:bottom w:val="single" w:sz="2" w:space="0" w:color="auto"/>
            </w:tcBorders>
            <w:shd w:val="clear" w:color="auto" w:fill="auto"/>
            <w:noWrap/>
            <w:hideMark/>
          </w:tcPr>
          <w:p w14:paraId="208B48F1" w14:textId="77777777" w:rsidR="00932CD1" w:rsidRPr="00803A14" w:rsidRDefault="00932CD1" w:rsidP="00A82F37">
            <w:pPr>
              <w:topLinePunct/>
              <w:autoSpaceDE w:val="0"/>
              <w:ind w:firstLine="0"/>
              <w:jc w:val="center"/>
              <w:rPr>
                <w:sz w:val="18"/>
                <w:szCs w:val="18"/>
                <w:lang w:val="vi-VN"/>
              </w:rPr>
            </w:pPr>
            <w:r w:rsidRPr="00803A14">
              <w:rPr>
                <w:sz w:val="18"/>
                <w:szCs w:val="18"/>
                <w:lang w:val="vi-VN"/>
              </w:rPr>
              <w:t>PA</w:t>
            </w:r>
          </w:p>
        </w:tc>
        <w:tc>
          <w:tcPr>
            <w:tcW w:w="749" w:type="dxa"/>
            <w:tcBorders>
              <w:bottom w:val="single" w:sz="2" w:space="0" w:color="auto"/>
            </w:tcBorders>
            <w:shd w:val="clear" w:color="auto" w:fill="auto"/>
            <w:noWrap/>
            <w:hideMark/>
          </w:tcPr>
          <w:p w14:paraId="1A7A14E7" w14:textId="77777777" w:rsidR="00932CD1" w:rsidRPr="00803A14" w:rsidRDefault="00932CD1" w:rsidP="00A82F37">
            <w:pPr>
              <w:topLinePunct/>
              <w:autoSpaceDE w:val="0"/>
              <w:ind w:firstLine="0"/>
              <w:jc w:val="center"/>
              <w:rPr>
                <w:sz w:val="18"/>
                <w:szCs w:val="18"/>
                <w:lang w:val="vi-VN"/>
              </w:rPr>
            </w:pPr>
            <w:r w:rsidRPr="00803A14">
              <w:rPr>
                <w:sz w:val="18"/>
                <w:szCs w:val="18"/>
                <w:lang w:val="vi-VN"/>
              </w:rPr>
              <w:t>UA</w:t>
            </w:r>
          </w:p>
        </w:tc>
      </w:tr>
      <w:tr w:rsidR="00A82F37" w:rsidRPr="00803A14" w14:paraId="2A7B35F3" w14:textId="77777777" w:rsidTr="00AD643E">
        <w:trPr>
          <w:trHeight w:val="198"/>
        </w:trPr>
        <w:tc>
          <w:tcPr>
            <w:tcW w:w="1668" w:type="dxa"/>
            <w:tcBorders>
              <w:top w:val="single" w:sz="2" w:space="0" w:color="auto"/>
            </w:tcBorders>
            <w:shd w:val="clear" w:color="auto" w:fill="auto"/>
            <w:noWrap/>
            <w:hideMark/>
          </w:tcPr>
          <w:p w14:paraId="59FE1DB2" w14:textId="77777777" w:rsidR="00A82F37" w:rsidRPr="00803A14" w:rsidRDefault="00A82F37" w:rsidP="005D7B5D">
            <w:pPr>
              <w:topLinePunct/>
              <w:autoSpaceDE w:val="0"/>
              <w:ind w:firstLine="0"/>
              <w:rPr>
                <w:sz w:val="18"/>
                <w:szCs w:val="18"/>
                <w:lang w:val="vi-VN"/>
              </w:rPr>
            </w:pPr>
            <w:r w:rsidRPr="00803A14">
              <w:rPr>
                <w:sz w:val="18"/>
                <w:szCs w:val="18"/>
                <w:lang w:val="vi-VN"/>
              </w:rPr>
              <w:t xml:space="preserve">Bare </w:t>
            </w:r>
            <w:r w:rsidR="00910ECC">
              <w:rPr>
                <w:sz w:val="18"/>
                <w:szCs w:val="18"/>
                <w:lang w:val="vi-VN"/>
              </w:rPr>
              <w:t>l</w:t>
            </w:r>
            <w:r w:rsidRPr="00803A14">
              <w:rPr>
                <w:sz w:val="18"/>
                <w:szCs w:val="18"/>
                <w:lang w:val="vi-VN"/>
              </w:rPr>
              <w:t>and</w:t>
            </w:r>
          </w:p>
        </w:tc>
        <w:tc>
          <w:tcPr>
            <w:tcW w:w="992" w:type="dxa"/>
            <w:tcBorders>
              <w:top w:val="single" w:sz="2" w:space="0" w:color="auto"/>
            </w:tcBorders>
            <w:shd w:val="clear" w:color="auto" w:fill="auto"/>
            <w:noWrap/>
            <w:hideMark/>
          </w:tcPr>
          <w:p w14:paraId="04C61C2B" w14:textId="77777777" w:rsidR="00A82F37" w:rsidRPr="00A82F37" w:rsidRDefault="00A82F37" w:rsidP="00A82F37">
            <w:pPr>
              <w:topLinePunct/>
              <w:autoSpaceDE w:val="0"/>
              <w:ind w:firstLine="0"/>
              <w:jc w:val="center"/>
              <w:rPr>
                <w:sz w:val="18"/>
                <w:szCs w:val="18"/>
                <w:lang w:val="vi-VN"/>
              </w:rPr>
            </w:pPr>
            <w:r w:rsidRPr="00A82F37">
              <w:rPr>
                <w:sz w:val="18"/>
                <w:szCs w:val="18"/>
              </w:rPr>
              <w:t>0.88</w:t>
            </w:r>
          </w:p>
        </w:tc>
        <w:tc>
          <w:tcPr>
            <w:tcW w:w="992" w:type="dxa"/>
            <w:tcBorders>
              <w:top w:val="single" w:sz="2" w:space="0" w:color="auto"/>
            </w:tcBorders>
            <w:shd w:val="clear" w:color="auto" w:fill="auto"/>
            <w:noWrap/>
            <w:hideMark/>
          </w:tcPr>
          <w:p w14:paraId="3F3363AE" w14:textId="77777777" w:rsidR="00A82F37" w:rsidRPr="00A82F37" w:rsidRDefault="00A82F37" w:rsidP="00A82F37">
            <w:pPr>
              <w:topLinePunct/>
              <w:autoSpaceDE w:val="0"/>
              <w:ind w:firstLine="0"/>
              <w:jc w:val="center"/>
              <w:rPr>
                <w:sz w:val="18"/>
                <w:szCs w:val="18"/>
                <w:lang w:val="vi-VN"/>
              </w:rPr>
            </w:pPr>
            <w:r w:rsidRPr="00A82F37">
              <w:rPr>
                <w:sz w:val="18"/>
                <w:szCs w:val="18"/>
              </w:rPr>
              <w:t>0.59</w:t>
            </w:r>
          </w:p>
        </w:tc>
        <w:tc>
          <w:tcPr>
            <w:tcW w:w="926" w:type="dxa"/>
            <w:tcBorders>
              <w:top w:val="single" w:sz="2" w:space="0" w:color="auto"/>
            </w:tcBorders>
            <w:shd w:val="clear" w:color="auto" w:fill="auto"/>
            <w:noWrap/>
            <w:hideMark/>
          </w:tcPr>
          <w:p w14:paraId="3183DDAF" w14:textId="77777777" w:rsidR="00A82F37" w:rsidRPr="00A82F37" w:rsidRDefault="00A82F37" w:rsidP="00A82F37">
            <w:pPr>
              <w:topLinePunct/>
              <w:autoSpaceDE w:val="0"/>
              <w:ind w:firstLine="0"/>
              <w:jc w:val="center"/>
              <w:rPr>
                <w:sz w:val="18"/>
                <w:szCs w:val="18"/>
                <w:lang w:val="vi-VN"/>
              </w:rPr>
            </w:pPr>
            <w:r w:rsidRPr="00A82F37">
              <w:rPr>
                <w:sz w:val="18"/>
                <w:szCs w:val="18"/>
              </w:rPr>
              <w:t>0.79</w:t>
            </w:r>
          </w:p>
        </w:tc>
        <w:tc>
          <w:tcPr>
            <w:tcW w:w="917" w:type="dxa"/>
            <w:tcBorders>
              <w:top w:val="single" w:sz="2" w:space="0" w:color="auto"/>
            </w:tcBorders>
            <w:shd w:val="clear" w:color="auto" w:fill="auto"/>
            <w:noWrap/>
            <w:hideMark/>
          </w:tcPr>
          <w:p w14:paraId="2ADC4364" w14:textId="77777777" w:rsidR="00A82F37" w:rsidRPr="00A82F37" w:rsidRDefault="00A82F37" w:rsidP="00A82F37">
            <w:pPr>
              <w:topLinePunct/>
              <w:autoSpaceDE w:val="0"/>
              <w:ind w:firstLine="0"/>
              <w:jc w:val="center"/>
              <w:rPr>
                <w:sz w:val="18"/>
                <w:szCs w:val="18"/>
                <w:lang w:val="vi-VN"/>
              </w:rPr>
            </w:pPr>
            <w:r w:rsidRPr="00A82F37">
              <w:rPr>
                <w:sz w:val="18"/>
                <w:szCs w:val="18"/>
              </w:rPr>
              <w:t>0.73</w:t>
            </w:r>
          </w:p>
        </w:tc>
        <w:tc>
          <w:tcPr>
            <w:tcW w:w="850" w:type="dxa"/>
            <w:tcBorders>
              <w:top w:val="single" w:sz="2" w:space="0" w:color="auto"/>
            </w:tcBorders>
            <w:shd w:val="clear" w:color="auto" w:fill="auto"/>
            <w:noWrap/>
            <w:hideMark/>
          </w:tcPr>
          <w:p w14:paraId="5F120B5F" w14:textId="77777777" w:rsidR="00A82F37" w:rsidRPr="00A82F37" w:rsidRDefault="00A82F37" w:rsidP="00A82F37">
            <w:pPr>
              <w:topLinePunct/>
              <w:autoSpaceDE w:val="0"/>
              <w:ind w:firstLine="0"/>
              <w:jc w:val="center"/>
              <w:rPr>
                <w:sz w:val="18"/>
                <w:szCs w:val="18"/>
                <w:lang w:val="vi-VN"/>
              </w:rPr>
            </w:pPr>
            <w:r w:rsidRPr="00A82F37">
              <w:rPr>
                <w:sz w:val="18"/>
                <w:szCs w:val="18"/>
              </w:rPr>
              <w:t>0.79</w:t>
            </w:r>
          </w:p>
        </w:tc>
        <w:tc>
          <w:tcPr>
            <w:tcW w:w="749" w:type="dxa"/>
            <w:tcBorders>
              <w:top w:val="single" w:sz="2" w:space="0" w:color="auto"/>
            </w:tcBorders>
            <w:shd w:val="clear" w:color="auto" w:fill="auto"/>
            <w:noWrap/>
            <w:hideMark/>
          </w:tcPr>
          <w:p w14:paraId="524B369E" w14:textId="77777777" w:rsidR="00A82F37" w:rsidRPr="00A82F37" w:rsidRDefault="00A82F37" w:rsidP="00A82F37">
            <w:pPr>
              <w:topLinePunct/>
              <w:autoSpaceDE w:val="0"/>
              <w:ind w:firstLine="0"/>
              <w:jc w:val="center"/>
              <w:rPr>
                <w:sz w:val="18"/>
                <w:szCs w:val="18"/>
                <w:lang w:val="vi-VN"/>
              </w:rPr>
            </w:pPr>
            <w:r w:rsidRPr="00A82F37">
              <w:rPr>
                <w:sz w:val="18"/>
                <w:szCs w:val="18"/>
              </w:rPr>
              <w:t>0.78</w:t>
            </w:r>
          </w:p>
        </w:tc>
      </w:tr>
      <w:tr w:rsidR="00A82F37" w:rsidRPr="00803A14" w14:paraId="1B09D4B5" w14:textId="77777777" w:rsidTr="00AD643E">
        <w:trPr>
          <w:trHeight w:val="198"/>
        </w:trPr>
        <w:tc>
          <w:tcPr>
            <w:tcW w:w="1668" w:type="dxa"/>
            <w:shd w:val="clear" w:color="auto" w:fill="auto"/>
            <w:noWrap/>
            <w:hideMark/>
          </w:tcPr>
          <w:p w14:paraId="53D169FE" w14:textId="77777777" w:rsidR="00A82F37" w:rsidRPr="00803A14" w:rsidRDefault="00A82F37" w:rsidP="005D7B5D">
            <w:pPr>
              <w:topLinePunct/>
              <w:autoSpaceDE w:val="0"/>
              <w:ind w:firstLine="0"/>
              <w:rPr>
                <w:sz w:val="18"/>
                <w:szCs w:val="18"/>
                <w:lang w:val="vi-VN"/>
              </w:rPr>
            </w:pPr>
            <w:r w:rsidRPr="00803A14">
              <w:rPr>
                <w:sz w:val="18"/>
                <w:szCs w:val="18"/>
                <w:lang w:val="vi-VN"/>
              </w:rPr>
              <w:t xml:space="preserve">Water </w:t>
            </w:r>
            <w:r w:rsidR="00910ECC">
              <w:rPr>
                <w:sz w:val="18"/>
                <w:szCs w:val="18"/>
                <w:lang w:val="vi-VN"/>
              </w:rPr>
              <w:t>b</w:t>
            </w:r>
            <w:r w:rsidRPr="00803A14">
              <w:rPr>
                <w:sz w:val="18"/>
                <w:szCs w:val="18"/>
                <w:lang w:val="vi-VN"/>
              </w:rPr>
              <w:t>odies</w:t>
            </w:r>
          </w:p>
        </w:tc>
        <w:tc>
          <w:tcPr>
            <w:tcW w:w="992" w:type="dxa"/>
            <w:shd w:val="clear" w:color="auto" w:fill="auto"/>
            <w:noWrap/>
            <w:hideMark/>
          </w:tcPr>
          <w:p w14:paraId="23DC1063" w14:textId="77777777" w:rsidR="00A82F37" w:rsidRPr="00A82F37" w:rsidRDefault="00A82F37" w:rsidP="00A82F37">
            <w:pPr>
              <w:topLinePunct/>
              <w:autoSpaceDE w:val="0"/>
              <w:ind w:firstLine="0"/>
              <w:jc w:val="center"/>
              <w:rPr>
                <w:sz w:val="18"/>
                <w:szCs w:val="18"/>
                <w:lang w:val="vi-VN"/>
              </w:rPr>
            </w:pPr>
            <w:r w:rsidRPr="00A82F37">
              <w:rPr>
                <w:sz w:val="18"/>
                <w:szCs w:val="18"/>
              </w:rPr>
              <w:t>0.97</w:t>
            </w:r>
          </w:p>
        </w:tc>
        <w:tc>
          <w:tcPr>
            <w:tcW w:w="992" w:type="dxa"/>
            <w:shd w:val="clear" w:color="auto" w:fill="auto"/>
            <w:noWrap/>
            <w:hideMark/>
          </w:tcPr>
          <w:p w14:paraId="4C6D7B02" w14:textId="77777777" w:rsidR="00A82F37" w:rsidRPr="00A82F37" w:rsidRDefault="00A82F37" w:rsidP="00A82F37">
            <w:pPr>
              <w:topLinePunct/>
              <w:autoSpaceDE w:val="0"/>
              <w:ind w:firstLine="0"/>
              <w:jc w:val="center"/>
              <w:rPr>
                <w:sz w:val="18"/>
                <w:szCs w:val="18"/>
                <w:lang w:val="vi-VN"/>
              </w:rPr>
            </w:pPr>
            <w:r w:rsidRPr="00A82F37">
              <w:rPr>
                <w:sz w:val="18"/>
                <w:szCs w:val="18"/>
              </w:rPr>
              <w:t>0.</w:t>
            </w:r>
            <w:r>
              <w:rPr>
                <w:sz w:val="18"/>
                <w:szCs w:val="18"/>
              </w:rPr>
              <w:t>95</w:t>
            </w:r>
          </w:p>
        </w:tc>
        <w:tc>
          <w:tcPr>
            <w:tcW w:w="926" w:type="dxa"/>
            <w:shd w:val="clear" w:color="auto" w:fill="auto"/>
            <w:noWrap/>
            <w:hideMark/>
          </w:tcPr>
          <w:p w14:paraId="1F14DBC9" w14:textId="77777777" w:rsidR="00A82F37" w:rsidRPr="00A82F37" w:rsidRDefault="00A82F37" w:rsidP="00A82F37">
            <w:pPr>
              <w:topLinePunct/>
              <w:autoSpaceDE w:val="0"/>
              <w:ind w:firstLine="0"/>
              <w:jc w:val="center"/>
              <w:rPr>
                <w:sz w:val="18"/>
                <w:szCs w:val="18"/>
                <w:lang w:val="vi-VN"/>
              </w:rPr>
            </w:pPr>
            <w:r w:rsidRPr="00A82F37">
              <w:rPr>
                <w:sz w:val="18"/>
                <w:szCs w:val="18"/>
              </w:rPr>
              <w:t>0.98</w:t>
            </w:r>
          </w:p>
        </w:tc>
        <w:tc>
          <w:tcPr>
            <w:tcW w:w="917" w:type="dxa"/>
            <w:shd w:val="clear" w:color="auto" w:fill="auto"/>
            <w:noWrap/>
            <w:hideMark/>
          </w:tcPr>
          <w:p w14:paraId="7E40829C" w14:textId="77777777" w:rsidR="00A82F37" w:rsidRPr="00A82F37" w:rsidRDefault="00A82F37" w:rsidP="00A82F37">
            <w:pPr>
              <w:topLinePunct/>
              <w:autoSpaceDE w:val="0"/>
              <w:ind w:firstLine="0"/>
              <w:jc w:val="center"/>
              <w:rPr>
                <w:sz w:val="18"/>
                <w:szCs w:val="18"/>
                <w:lang w:val="vi-VN"/>
              </w:rPr>
            </w:pPr>
            <w:r w:rsidRPr="00A82F37">
              <w:rPr>
                <w:sz w:val="18"/>
                <w:szCs w:val="18"/>
              </w:rPr>
              <w:t>0.92</w:t>
            </w:r>
          </w:p>
        </w:tc>
        <w:tc>
          <w:tcPr>
            <w:tcW w:w="850" w:type="dxa"/>
            <w:shd w:val="clear" w:color="auto" w:fill="auto"/>
            <w:noWrap/>
            <w:hideMark/>
          </w:tcPr>
          <w:p w14:paraId="0BDF9DA6" w14:textId="77777777" w:rsidR="00A82F37" w:rsidRPr="00A82F37" w:rsidRDefault="00A82F37" w:rsidP="00A82F37">
            <w:pPr>
              <w:topLinePunct/>
              <w:autoSpaceDE w:val="0"/>
              <w:ind w:firstLine="0"/>
              <w:jc w:val="center"/>
              <w:rPr>
                <w:sz w:val="18"/>
                <w:szCs w:val="18"/>
                <w:lang w:val="vi-VN"/>
              </w:rPr>
            </w:pPr>
            <w:r w:rsidRPr="00A82F37">
              <w:rPr>
                <w:sz w:val="18"/>
                <w:szCs w:val="18"/>
              </w:rPr>
              <w:t>0.99</w:t>
            </w:r>
          </w:p>
        </w:tc>
        <w:tc>
          <w:tcPr>
            <w:tcW w:w="749" w:type="dxa"/>
            <w:shd w:val="clear" w:color="auto" w:fill="auto"/>
            <w:noWrap/>
            <w:hideMark/>
          </w:tcPr>
          <w:p w14:paraId="1CAFB044" w14:textId="77777777" w:rsidR="00A82F37" w:rsidRPr="00A82F37" w:rsidRDefault="00A82F37" w:rsidP="00A82F37">
            <w:pPr>
              <w:topLinePunct/>
              <w:autoSpaceDE w:val="0"/>
              <w:ind w:firstLine="0"/>
              <w:jc w:val="center"/>
              <w:rPr>
                <w:sz w:val="18"/>
                <w:szCs w:val="18"/>
                <w:lang w:val="vi-VN"/>
              </w:rPr>
            </w:pPr>
            <w:r w:rsidRPr="00A82F37">
              <w:rPr>
                <w:sz w:val="18"/>
                <w:szCs w:val="18"/>
              </w:rPr>
              <w:t>0.98</w:t>
            </w:r>
          </w:p>
        </w:tc>
      </w:tr>
      <w:tr w:rsidR="00A82F37" w:rsidRPr="00803A14" w14:paraId="3AC84DF0" w14:textId="77777777" w:rsidTr="00AD643E">
        <w:trPr>
          <w:trHeight w:val="198"/>
        </w:trPr>
        <w:tc>
          <w:tcPr>
            <w:tcW w:w="1668" w:type="dxa"/>
            <w:shd w:val="clear" w:color="auto" w:fill="auto"/>
            <w:noWrap/>
            <w:hideMark/>
          </w:tcPr>
          <w:p w14:paraId="6331D97A" w14:textId="77777777" w:rsidR="00A82F37" w:rsidRPr="00803A14" w:rsidRDefault="00A82F37" w:rsidP="005D7B5D">
            <w:pPr>
              <w:topLinePunct/>
              <w:autoSpaceDE w:val="0"/>
              <w:ind w:firstLine="0"/>
              <w:rPr>
                <w:sz w:val="18"/>
                <w:szCs w:val="18"/>
                <w:lang w:val="vi-VN"/>
              </w:rPr>
            </w:pPr>
            <w:r w:rsidRPr="00803A14">
              <w:rPr>
                <w:sz w:val="18"/>
                <w:szCs w:val="18"/>
                <w:lang w:val="vi-VN"/>
              </w:rPr>
              <w:t>La</w:t>
            </w:r>
            <w:r w:rsidR="00BD5CEB">
              <w:rPr>
                <w:sz w:val="18"/>
                <w:szCs w:val="18"/>
              </w:rPr>
              <w:t>r</w:t>
            </w:r>
            <w:r w:rsidRPr="00803A14">
              <w:rPr>
                <w:sz w:val="18"/>
                <w:szCs w:val="18"/>
                <w:lang w:val="vi-VN"/>
              </w:rPr>
              <w:t>ge trees</w:t>
            </w:r>
          </w:p>
        </w:tc>
        <w:tc>
          <w:tcPr>
            <w:tcW w:w="992" w:type="dxa"/>
            <w:shd w:val="clear" w:color="auto" w:fill="auto"/>
            <w:noWrap/>
            <w:hideMark/>
          </w:tcPr>
          <w:p w14:paraId="0A71003B" w14:textId="77777777" w:rsidR="00A82F37" w:rsidRPr="00A82F37" w:rsidRDefault="00A82F37" w:rsidP="00A82F37">
            <w:pPr>
              <w:topLinePunct/>
              <w:autoSpaceDE w:val="0"/>
              <w:ind w:firstLine="0"/>
              <w:jc w:val="center"/>
              <w:rPr>
                <w:sz w:val="18"/>
                <w:szCs w:val="18"/>
                <w:lang w:val="vi-VN"/>
              </w:rPr>
            </w:pPr>
            <w:r w:rsidRPr="00A82F37">
              <w:rPr>
                <w:sz w:val="18"/>
                <w:szCs w:val="18"/>
              </w:rPr>
              <w:t>0.98</w:t>
            </w:r>
          </w:p>
        </w:tc>
        <w:tc>
          <w:tcPr>
            <w:tcW w:w="992" w:type="dxa"/>
            <w:shd w:val="clear" w:color="auto" w:fill="auto"/>
            <w:noWrap/>
            <w:hideMark/>
          </w:tcPr>
          <w:p w14:paraId="2C2281EB" w14:textId="77777777" w:rsidR="00A82F37" w:rsidRPr="00A82F37" w:rsidRDefault="00A82F37" w:rsidP="00A82F37">
            <w:pPr>
              <w:topLinePunct/>
              <w:autoSpaceDE w:val="0"/>
              <w:ind w:firstLine="0"/>
              <w:jc w:val="center"/>
              <w:rPr>
                <w:sz w:val="18"/>
                <w:szCs w:val="18"/>
                <w:lang w:val="vi-VN"/>
              </w:rPr>
            </w:pPr>
            <w:r w:rsidRPr="00A82F37">
              <w:rPr>
                <w:sz w:val="18"/>
                <w:szCs w:val="18"/>
              </w:rPr>
              <w:t>0.99</w:t>
            </w:r>
          </w:p>
        </w:tc>
        <w:tc>
          <w:tcPr>
            <w:tcW w:w="926" w:type="dxa"/>
            <w:shd w:val="clear" w:color="auto" w:fill="auto"/>
            <w:noWrap/>
            <w:hideMark/>
          </w:tcPr>
          <w:p w14:paraId="42DEEDD6" w14:textId="77777777" w:rsidR="00A82F37" w:rsidRPr="00A82F37" w:rsidRDefault="00A82F37" w:rsidP="00A82F37">
            <w:pPr>
              <w:topLinePunct/>
              <w:autoSpaceDE w:val="0"/>
              <w:ind w:firstLine="0"/>
              <w:jc w:val="center"/>
              <w:rPr>
                <w:sz w:val="18"/>
                <w:szCs w:val="18"/>
                <w:lang w:val="vi-VN"/>
              </w:rPr>
            </w:pPr>
            <w:r w:rsidRPr="00A82F37">
              <w:rPr>
                <w:sz w:val="18"/>
                <w:szCs w:val="18"/>
              </w:rPr>
              <w:t>0.94</w:t>
            </w:r>
          </w:p>
        </w:tc>
        <w:tc>
          <w:tcPr>
            <w:tcW w:w="917" w:type="dxa"/>
            <w:shd w:val="clear" w:color="auto" w:fill="auto"/>
            <w:noWrap/>
            <w:hideMark/>
          </w:tcPr>
          <w:p w14:paraId="7D56FFEF" w14:textId="77777777" w:rsidR="00A82F37" w:rsidRPr="00A82F37" w:rsidRDefault="00A82F37" w:rsidP="00A82F37">
            <w:pPr>
              <w:topLinePunct/>
              <w:autoSpaceDE w:val="0"/>
              <w:ind w:firstLine="0"/>
              <w:jc w:val="center"/>
              <w:rPr>
                <w:sz w:val="18"/>
                <w:szCs w:val="18"/>
                <w:lang w:val="vi-VN"/>
              </w:rPr>
            </w:pPr>
            <w:r w:rsidRPr="00A82F37">
              <w:rPr>
                <w:sz w:val="18"/>
                <w:szCs w:val="18"/>
              </w:rPr>
              <w:t>0.96</w:t>
            </w:r>
          </w:p>
        </w:tc>
        <w:tc>
          <w:tcPr>
            <w:tcW w:w="850" w:type="dxa"/>
            <w:shd w:val="clear" w:color="auto" w:fill="auto"/>
            <w:noWrap/>
            <w:hideMark/>
          </w:tcPr>
          <w:p w14:paraId="0DA561D3" w14:textId="77777777" w:rsidR="00A82F37" w:rsidRPr="00A82F37" w:rsidRDefault="00A82F37" w:rsidP="00A82F37">
            <w:pPr>
              <w:topLinePunct/>
              <w:autoSpaceDE w:val="0"/>
              <w:ind w:firstLine="0"/>
              <w:jc w:val="center"/>
              <w:rPr>
                <w:sz w:val="18"/>
                <w:szCs w:val="18"/>
                <w:lang w:val="vi-VN"/>
              </w:rPr>
            </w:pPr>
            <w:r w:rsidRPr="00A82F37">
              <w:rPr>
                <w:sz w:val="18"/>
                <w:szCs w:val="18"/>
              </w:rPr>
              <w:t>0.97</w:t>
            </w:r>
          </w:p>
        </w:tc>
        <w:tc>
          <w:tcPr>
            <w:tcW w:w="749" w:type="dxa"/>
            <w:shd w:val="clear" w:color="auto" w:fill="auto"/>
            <w:noWrap/>
            <w:hideMark/>
          </w:tcPr>
          <w:p w14:paraId="1CA681A5" w14:textId="77777777" w:rsidR="00A82F37" w:rsidRPr="00A82F37" w:rsidRDefault="00A82F37" w:rsidP="00A82F37">
            <w:pPr>
              <w:topLinePunct/>
              <w:autoSpaceDE w:val="0"/>
              <w:ind w:firstLine="0"/>
              <w:jc w:val="center"/>
              <w:rPr>
                <w:sz w:val="18"/>
                <w:szCs w:val="18"/>
                <w:lang w:val="vi-VN"/>
              </w:rPr>
            </w:pPr>
            <w:r w:rsidRPr="00A82F37">
              <w:rPr>
                <w:sz w:val="18"/>
                <w:szCs w:val="18"/>
              </w:rPr>
              <w:t>0.99</w:t>
            </w:r>
          </w:p>
        </w:tc>
      </w:tr>
      <w:tr w:rsidR="00A82F37" w:rsidRPr="00803A14" w14:paraId="26EC1483" w14:textId="77777777" w:rsidTr="00AD643E">
        <w:trPr>
          <w:trHeight w:val="198"/>
        </w:trPr>
        <w:tc>
          <w:tcPr>
            <w:tcW w:w="1668" w:type="dxa"/>
            <w:shd w:val="clear" w:color="auto" w:fill="auto"/>
            <w:noWrap/>
            <w:hideMark/>
          </w:tcPr>
          <w:p w14:paraId="3162D677" w14:textId="77777777" w:rsidR="00A82F37" w:rsidRPr="00803A14" w:rsidRDefault="00A82F37" w:rsidP="005D7B5D">
            <w:pPr>
              <w:topLinePunct/>
              <w:autoSpaceDE w:val="0"/>
              <w:ind w:firstLine="0"/>
              <w:rPr>
                <w:sz w:val="18"/>
                <w:szCs w:val="18"/>
                <w:lang w:val="vi-VN"/>
              </w:rPr>
            </w:pPr>
            <w:r w:rsidRPr="00803A14">
              <w:rPr>
                <w:sz w:val="18"/>
                <w:szCs w:val="18"/>
                <w:lang w:val="vi-VN"/>
              </w:rPr>
              <w:t>Shrubs, lawns</w:t>
            </w:r>
          </w:p>
        </w:tc>
        <w:tc>
          <w:tcPr>
            <w:tcW w:w="992" w:type="dxa"/>
            <w:shd w:val="clear" w:color="auto" w:fill="auto"/>
            <w:noWrap/>
            <w:hideMark/>
          </w:tcPr>
          <w:p w14:paraId="37CA6ABF" w14:textId="77777777" w:rsidR="00A82F37" w:rsidRPr="00A82F37" w:rsidRDefault="00A82F37" w:rsidP="00A82F37">
            <w:pPr>
              <w:topLinePunct/>
              <w:autoSpaceDE w:val="0"/>
              <w:ind w:firstLine="0"/>
              <w:jc w:val="center"/>
              <w:rPr>
                <w:sz w:val="18"/>
                <w:szCs w:val="18"/>
                <w:lang w:val="vi-VN"/>
              </w:rPr>
            </w:pPr>
            <w:r w:rsidRPr="00A82F37">
              <w:rPr>
                <w:sz w:val="18"/>
                <w:szCs w:val="18"/>
              </w:rPr>
              <w:t>0.77</w:t>
            </w:r>
          </w:p>
        </w:tc>
        <w:tc>
          <w:tcPr>
            <w:tcW w:w="992" w:type="dxa"/>
            <w:shd w:val="clear" w:color="auto" w:fill="auto"/>
            <w:noWrap/>
            <w:hideMark/>
          </w:tcPr>
          <w:p w14:paraId="6B6E0138" w14:textId="77777777" w:rsidR="00A82F37" w:rsidRPr="00A82F37" w:rsidRDefault="00A82F37" w:rsidP="00A82F37">
            <w:pPr>
              <w:topLinePunct/>
              <w:autoSpaceDE w:val="0"/>
              <w:ind w:firstLine="0"/>
              <w:jc w:val="center"/>
              <w:rPr>
                <w:sz w:val="18"/>
                <w:szCs w:val="18"/>
                <w:lang w:val="vi-VN"/>
              </w:rPr>
            </w:pPr>
            <w:r w:rsidRPr="00A82F37">
              <w:rPr>
                <w:sz w:val="18"/>
                <w:szCs w:val="18"/>
              </w:rPr>
              <w:t>0.82</w:t>
            </w:r>
          </w:p>
        </w:tc>
        <w:tc>
          <w:tcPr>
            <w:tcW w:w="926" w:type="dxa"/>
            <w:shd w:val="clear" w:color="auto" w:fill="auto"/>
            <w:noWrap/>
            <w:hideMark/>
          </w:tcPr>
          <w:p w14:paraId="7631A765" w14:textId="77777777" w:rsidR="00A82F37" w:rsidRPr="00A82F37" w:rsidRDefault="00A82F37" w:rsidP="00A82F37">
            <w:pPr>
              <w:topLinePunct/>
              <w:autoSpaceDE w:val="0"/>
              <w:ind w:firstLine="0"/>
              <w:jc w:val="center"/>
              <w:rPr>
                <w:sz w:val="18"/>
                <w:szCs w:val="18"/>
                <w:lang w:val="vi-VN"/>
              </w:rPr>
            </w:pPr>
            <w:r w:rsidRPr="00A82F37">
              <w:rPr>
                <w:sz w:val="18"/>
                <w:szCs w:val="18"/>
              </w:rPr>
              <w:t>0.76</w:t>
            </w:r>
          </w:p>
        </w:tc>
        <w:tc>
          <w:tcPr>
            <w:tcW w:w="917" w:type="dxa"/>
            <w:shd w:val="clear" w:color="auto" w:fill="auto"/>
            <w:noWrap/>
            <w:hideMark/>
          </w:tcPr>
          <w:p w14:paraId="69EFB6D0" w14:textId="77777777" w:rsidR="00A82F37" w:rsidRPr="00A82F37" w:rsidRDefault="00A82F37" w:rsidP="00A82F37">
            <w:pPr>
              <w:topLinePunct/>
              <w:autoSpaceDE w:val="0"/>
              <w:ind w:firstLine="0"/>
              <w:jc w:val="center"/>
              <w:rPr>
                <w:sz w:val="18"/>
                <w:szCs w:val="18"/>
                <w:lang w:val="vi-VN"/>
              </w:rPr>
            </w:pPr>
            <w:r w:rsidRPr="00A82F37">
              <w:rPr>
                <w:sz w:val="18"/>
                <w:szCs w:val="18"/>
              </w:rPr>
              <w:t>0.71</w:t>
            </w:r>
          </w:p>
        </w:tc>
        <w:tc>
          <w:tcPr>
            <w:tcW w:w="850" w:type="dxa"/>
            <w:shd w:val="clear" w:color="auto" w:fill="auto"/>
            <w:noWrap/>
            <w:hideMark/>
          </w:tcPr>
          <w:p w14:paraId="2C4543C6" w14:textId="77777777" w:rsidR="00A82F37" w:rsidRPr="00A82F37" w:rsidRDefault="00A82F37" w:rsidP="00A82F37">
            <w:pPr>
              <w:topLinePunct/>
              <w:autoSpaceDE w:val="0"/>
              <w:ind w:firstLine="0"/>
              <w:jc w:val="center"/>
              <w:rPr>
                <w:sz w:val="18"/>
                <w:szCs w:val="18"/>
                <w:lang w:val="vi-VN"/>
              </w:rPr>
            </w:pPr>
            <w:r w:rsidRPr="00A82F37">
              <w:rPr>
                <w:sz w:val="18"/>
                <w:szCs w:val="18"/>
              </w:rPr>
              <w:t>0.79</w:t>
            </w:r>
          </w:p>
        </w:tc>
        <w:tc>
          <w:tcPr>
            <w:tcW w:w="749" w:type="dxa"/>
            <w:shd w:val="clear" w:color="auto" w:fill="auto"/>
            <w:noWrap/>
            <w:hideMark/>
          </w:tcPr>
          <w:p w14:paraId="7845C038" w14:textId="77777777" w:rsidR="00A82F37" w:rsidRPr="00A82F37" w:rsidRDefault="00A82F37" w:rsidP="00A82F37">
            <w:pPr>
              <w:topLinePunct/>
              <w:autoSpaceDE w:val="0"/>
              <w:ind w:firstLine="0"/>
              <w:jc w:val="center"/>
              <w:rPr>
                <w:sz w:val="18"/>
                <w:szCs w:val="18"/>
                <w:lang w:val="vi-VN"/>
              </w:rPr>
            </w:pPr>
            <w:r w:rsidRPr="00A82F37">
              <w:rPr>
                <w:sz w:val="18"/>
                <w:szCs w:val="18"/>
              </w:rPr>
              <w:t>0.74</w:t>
            </w:r>
          </w:p>
        </w:tc>
      </w:tr>
      <w:tr w:rsidR="00A82F37" w:rsidRPr="00803A14" w14:paraId="44101511" w14:textId="77777777" w:rsidTr="00AD643E">
        <w:trPr>
          <w:trHeight w:val="198"/>
        </w:trPr>
        <w:tc>
          <w:tcPr>
            <w:tcW w:w="1668" w:type="dxa"/>
            <w:shd w:val="clear" w:color="auto" w:fill="auto"/>
            <w:noWrap/>
            <w:hideMark/>
          </w:tcPr>
          <w:p w14:paraId="49DBBC48" w14:textId="77777777" w:rsidR="00A82F37" w:rsidRPr="00BD5CEB" w:rsidRDefault="00A82F37" w:rsidP="005D7B5D">
            <w:pPr>
              <w:topLinePunct/>
              <w:autoSpaceDE w:val="0"/>
              <w:ind w:firstLine="0"/>
              <w:rPr>
                <w:sz w:val="18"/>
                <w:szCs w:val="18"/>
              </w:rPr>
            </w:pPr>
            <w:r w:rsidRPr="00803A14">
              <w:rPr>
                <w:sz w:val="18"/>
                <w:szCs w:val="18"/>
                <w:lang w:val="vi-VN"/>
              </w:rPr>
              <w:t>Built-up</w:t>
            </w:r>
            <w:r w:rsidR="00BD5CEB">
              <w:rPr>
                <w:sz w:val="18"/>
                <w:szCs w:val="18"/>
              </w:rPr>
              <w:t xml:space="preserve"> area</w:t>
            </w:r>
          </w:p>
        </w:tc>
        <w:tc>
          <w:tcPr>
            <w:tcW w:w="992" w:type="dxa"/>
            <w:shd w:val="clear" w:color="auto" w:fill="auto"/>
            <w:noWrap/>
            <w:hideMark/>
          </w:tcPr>
          <w:p w14:paraId="0DD2F611" w14:textId="77777777" w:rsidR="00A82F37" w:rsidRPr="00A82F37" w:rsidRDefault="00A82F37" w:rsidP="00A82F37">
            <w:pPr>
              <w:topLinePunct/>
              <w:autoSpaceDE w:val="0"/>
              <w:ind w:firstLine="0"/>
              <w:jc w:val="center"/>
              <w:rPr>
                <w:sz w:val="18"/>
                <w:szCs w:val="18"/>
                <w:lang w:val="vi-VN"/>
              </w:rPr>
            </w:pPr>
            <w:r w:rsidRPr="00A82F37">
              <w:rPr>
                <w:sz w:val="18"/>
                <w:szCs w:val="18"/>
              </w:rPr>
              <w:t>0.76</w:t>
            </w:r>
          </w:p>
        </w:tc>
        <w:tc>
          <w:tcPr>
            <w:tcW w:w="992" w:type="dxa"/>
            <w:shd w:val="clear" w:color="auto" w:fill="auto"/>
            <w:noWrap/>
            <w:hideMark/>
          </w:tcPr>
          <w:p w14:paraId="7136B0D5" w14:textId="77777777" w:rsidR="00A82F37" w:rsidRPr="00A82F37" w:rsidRDefault="00A82F37" w:rsidP="00A82F37">
            <w:pPr>
              <w:topLinePunct/>
              <w:autoSpaceDE w:val="0"/>
              <w:ind w:firstLine="0"/>
              <w:jc w:val="center"/>
              <w:rPr>
                <w:sz w:val="18"/>
                <w:szCs w:val="18"/>
                <w:lang w:val="vi-VN"/>
              </w:rPr>
            </w:pPr>
            <w:r w:rsidRPr="00A82F37">
              <w:rPr>
                <w:sz w:val="18"/>
                <w:szCs w:val="18"/>
              </w:rPr>
              <w:t>0.82</w:t>
            </w:r>
          </w:p>
        </w:tc>
        <w:tc>
          <w:tcPr>
            <w:tcW w:w="926" w:type="dxa"/>
            <w:shd w:val="clear" w:color="auto" w:fill="auto"/>
            <w:noWrap/>
            <w:hideMark/>
          </w:tcPr>
          <w:p w14:paraId="5A2AC03B" w14:textId="77777777" w:rsidR="00A82F37" w:rsidRPr="00A82F37" w:rsidRDefault="00A82F37" w:rsidP="00A82F37">
            <w:pPr>
              <w:topLinePunct/>
              <w:autoSpaceDE w:val="0"/>
              <w:ind w:firstLine="0"/>
              <w:jc w:val="center"/>
              <w:rPr>
                <w:sz w:val="18"/>
                <w:szCs w:val="18"/>
                <w:lang w:val="vi-VN"/>
              </w:rPr>
            </w:pPr>
            <w:r w:rsidRPr="00A82F37">
              <w:rPr>
                <w:sz w:val="18"/>
                <w:szCs w:val="18"/>
              </w:rPr>
              <w:t>0.79</w:t>
            </w:r>
          </w:p>
        </w:tc>
        <w:tc>
          <w:tcPr>
            <w:tcW w:w="917" w:type="dxa"/>
            <w:shd w:val="clear" w:color="auto" w:fill="auto"/>
            <w:noWrap/>
            <w:hideMark/>
          </w:tcPr>
          <w:p w14:paraId="351D8428" w14:textId="77777777" w:rsidR="00A82F37" w:rsidRPr="00A82F37" w:rsidRDefault="00A82F37" w:rsidP="00A82F37">
            <w:pPr>
              <w:topLinePunct/>
              <w:autoSpaceDE w:val="0"/>
              <w:ind w:firstLine="0"/>
              <w:jc w:val="center"/>
              <w:rPr>
                <w:sz w:val="18"/>
                <w:szCs w:val="18"/>
                <w:lang w:val="vi-VN"/>
              </w:rPr>
            </w:pPr>
            <w:r w:rsidRPr="00A82F37">
              <w:rPr>
                <w:sz w:val="18"/>
                <w:szCs w:val="18"/>
              </w:rPr>
              <w:t>0.75</w:t>
            </w:r>
          </w:p>
        </w:tc>
        <w:tc>
          <w:tcPr>
            <w:tcW w:w="850" w:type="dxa"/>
            <w:shd w:val="clear" w:color="auto" w:fill="auto"/>
            <w:noWrap/>
            <w:hideMark/>
          </w:tcPr>
          <w:p w14:paraId="4863BB83" w14:textId="77777777" w:rsidR="00A82F37" w:rsidRPr="00A82F37" w:rsidRDefault="00A82F37" w:rsidP="00A82F37">
            <w:pPr>
              <w:topLinePunct/>
              <w:autoSpaceDE w:val="0"/>
              <w:ind w:firstLine="0"/>
              <w:jc w:val="center"/>
              <w:rPr>
                <w:sz w:val="18"/>
                <w:szCs w:val="18"/>
                <w:lang w:val="vi-VN"/>
              </w:rPr>
            </w:pPr>
            <w:r w:rsidRPr="00A82F37">
              <w:rPr>
                <w:sz w:val="18"/>
                <w:szCs w:val="18"/>
              </w:rPr>
              <w:t>0.79</w:t>
            </w:r>
          </w:p>
        </w:tc>
        <w:tc>
          <w:tcPr>
            <w:tcW w:w="749" w:type="dxa"/>
            <w:shd w:val="clear" w:color="auto" w:fill="auto"/>
            <w:noWrap/>
            <w:hideMark/>
          </w:tcPr>
          <w:p w14:paraId="351D6748" w14:textId="77777777" w:rsidR="00A82F37" w:rsidRPr="00A82F37" w:rsidRDefault="00A82F37" w:rsidP="00A82F37">
            <w:pPr>
              <w:topLinePunct/>
              <w:autoSpaceDE w:val="0"/>
              <w:ind w:firstLine="0"/>
              <w:jc w:val="center"/>
              <w:rPr>
                <w:sz w:val="18"/>
                <w:szCs w:val="18"/>
                <w:lang w:val="vi-VN"/>
              </w:rPr>
            </w:pPr>
            <w:r w:rsidRPr="00A82F37">
              <w:rPr>
                <w:sz w:val="18"/>
                <w:szCs w:val="18"/>
              </w:rPr>
              <w:t>0.78</w:t>
            </w:r>
          </w:p>
        </w:tc>
      </w:tr>
      <w:tr w:rsidR="00A82F37" w:rsidRPr="00803A14" w14:paraId="15D7106C" w14:textId="77777777" w:rsidTr="00AD643E">
        <w:trPr>
          <w:trHeight w:val="198"/>
        </w:trPr>
        <w:tc>
          <w:tcPr>
            <w:tcW w:w="1668" w:type="dxa"/>
            <w:shd w:val="clear" w:color="auto" w:fill="auto"/>
            <w:noWrap/>
            <w:hideMark/>
          </w:tcPr>
          <w:p w14:paraId="3804F3D5" w14:textId="77777777" w:rsidR="00A82F37" w:rsidRPr="00803A14" w:rsidRDefault="00A82F37" w:rsidP="005D7B5D">
            <w:pPr>
              <w:topLinePunct/>
              <w:autoSpaceDE w:val="0"/>
              <w:ind w:firstLine="0"/>
              <w:rPr>
                <w:sz w:val="18"/>
                <w:szCs w:val="18"/>
                <w:lang w:val="vi-VN"/>
              </w:rPr>
            </w:pPr>
            <w:r w:rsidRPr="00803A14">
              <w:rPr>
                <w:sz w:val="18"/>
                <w:szCs w:val="18"/>
                <w:lang w:val="vi-VN"/>
              </w:rPr>
              <w:t>Transportation</w:t>
            </w:r>
          </w:p>
        </w:tc>
        <w:tc>
          <w:tcPr>
            <w:tcW w:w="992" w:type="dxa"/>
            <w:shd w:val="clear" w:color="auto" w:fill="auto"/>
            <w:noWrap/>
            <w:hideMark/>
          </w:tcPr>
          <w:p w14:paraId="310B173C" w14:textId="77777777" w:rsidR="00A82F37" w:rsidRPr="00A82F37" w:rsidRDefault="00A82F37" w:rsidP="00A82F37">
            <w:pPr>
              <w:topLinePunct/>
              <w:autoSpaceDE w:val="0"/>
              <w:ind w:firstLine="0"/>
              <w:jc w:val="center"/>
              <w:rPr>
                <w:sz w:val="18"/>
                <w:szCs w:val="18"/>
                <w:lang w:val="vi-VN"/>
              </w:rPr>
            </w:pPr>
            <w:r w:rsidRPr="00A82F37">
              <w:rPr>
                <w:sz w:val="18"/>
                <w:szCs w:val="18"/>
              </w:rPr>
              <w:t>0.69</w:t>
            </w:r>
          </w:p>
        </w:tc>
        <w:tc>
          <w:tcPr>
            <w:tcW w:w="992" w:type="dxa"/>
            <w:shd w:val="clear" w:color="auto" w:fill="auto"/>
            <w:noWrap/>
            <w:hideMark/>
          </w:tcPr>
          <w:p w14:paraId="11871F02" w14:textId="77777777" w:rsidR="00A82F37" w:rsidRPr="00A82F37" w:rsidRDefault="00A82F37" w:rsidP="00A82F37">
            <w:pPr>
              <w:topLinePunct/>
              <w:autoSpaceDE w:val="0"/>
              <w:ind w:firstLine="0"/>
              <w:jc w:val="center"/>
              <w:rPr>
                <w:sz w:val="18"/>
                <w:szCs w:val="18"/>
                <w:lang w:val="vi-VN"/>
              </w:rPr>
            </w:pPr>
            <w:r w:rsidRPr="00A82F37">
              <w:rPr>
                <w:sz w:val="18"/>
                <w:szCs w:val="18"/>
              </w:rPr>
              <w:t>0.64</w:t>
            </w:r>
          </w:p>
        </w:tc>
        <w:tc>
          <w:tcPr>
            <w:tcW w:w="926" w:type="dxa"/>
            <w:shd w:val="clear" w:color="auto" w:fill="auto"/>
            <w:noWrap/>
            <w:hideMark/>
          </w:tcPr>
          <w:p w14:paraId="07BD4AC6" w14:textId="77777777" w:rsidR="00A82F37" w:rsidRPr="00A82F37" w:rsidRDefault="00A82F37" w:rsidP="00A82F37">
            <w:pPr>
              <w:topLinePunct/>
              <w:autoSpaceDE w:val="0"/>
              <w:ind w:firstLine="0"/>
              <w:jc w:val="center"/>
              <w:rPr>
                <w:sz w:val="18"/>
                <w:szCs w:val="18"/>
                <w:lang w:val="vi-VN"/>
              </w:rPr>
            </w:pPr>
            <w:r w:rsidRPr="00A82F37">
              <w:rPr>
                <w:sz w:val="18"/>
                <w:szCs w:val="18"/>
              </w:rPr>
              <w:t>0.75</w:t>
            </w:r>
          </w:p>
        </w:tc>
        <w:tc>
          <w:tcPr>
            <w:tcW w:w="917" w:type="dxa"/>
            <w:shd w:val="clear" w:color="auto" w:fill="auto"/>
            <w:noWrap/>
            <w:hideMark/>
          </w:tcPr>
          <w:p w14:paraId="03EA4681" w14:textId="77777777" w:rsidR="00A82F37" w:rsidRPr="00A82F37" w:rsidRDefault="00A82F37" w:rsidP="00A82F37">
            <w:pPr>
              <w:topLinePunct/>
              <w:autoSpaceDE w:val="0"/>
              <w:ind w:firstLine="0"/>
              <w:jc w:val="center"/>
              <w:rPr>
                <w:sz w:val="18"/>
                <w:szCs w:val="18"/>
                <w:lang w:val="vi-VN"/>
              </w:rPr>
            </w:pPr>
            <w:r w:rsidRPr="00A82F37">
              <w:rPr>
                <w:sz w:val="18"/>
                <w:szCs w:val="18"/>
              </w:rPr>
              <w:t>0.</w:t>
            </w:r>
            <w:r>
              <w:rPr>
                <w:sz w:val="18"/>
                <w:szCs w:val="18"/>
              </w:rPr>
              <w:t>72</w:t>
            </w:r>
          </w:p>
        </w:tc>
        <w:tc>
          <w:tcPr>
            <w:tcW w:w="850" w:type="dxa"/>
            <w:shd w:val="clear" w:color="auto" w:fill="auto"/>
            <w:noWrap/>
            <w:hideMark/>
          </w:tcPr>
          <w:p w14:paraId="4D9F7BA9" w14:textId="77777777" w:rsidR="00A82F37" w:rsidRPr="00A82F37" w:rsidRDefault="00A82F37" w:rsidP="00A82F37">
            <w:pPr>
              <w:topLinePunct/>
              <w:autoSpaceDE w:val="0"/>
              <w:ind w:firstLine="0"/>
              <w:jc w:val="center"/>
              <w:rPr>
                <w:sz w:val="18"/>
                <w:szCs w:val="18"/>
                <w:lang w:val="vi-VN"/>
              </w:rPr>
            </w:pPr>
            <w:r w:rsidRPr="00A82F37">
              <w:rPr>
                <w:sz w:val="18"/>
                <w:szCs w:val="18"/>
              </w:rPr>
              <w:t>0.75</w:t>
            </w:r>
          </w:p>
        </w:tc>
        <w:tc>
          <w:tcPr>
            <w:tcW w:w="749" w:type="dxa"/>
            <w:shd w:val="clear" w:color="auto" w:fill="auto"/>
            <w:noWrap/>
            <w:hideMark/>
          </w:tcPr>
          <w:p w14:paraId="7A57D018" w14:textId="77777777" w:rsidR="00A82F37" w:rsidRPr="00A82F37" w:rsidRDefault="00A82F37" w:rsidP="00A82F37">
            <w:pPr>
              <w:topLinePunct/>
              <w:autoSpaceDE w:val="0"/>
              <w:ind w:firstLine="0"/>
              <w:jc w:val="center"/>
              <w:rPr>
                <w:sz w:val="18"/>
                <w:szCs w:val="18"/>
                <w:lang w:val="vi-VN"/>
              </w:rPr>
            </w:pPr>
            <w:r w:rsidRPr="00A82F37">
              <w:rPr>
                <w:sz w:val="18"/>
                <w:szCs w:val="18"/>
              </w:rPr>
              <w:t>0.73</w:t>
            </w:r>
          </w:p>
        </w:tc>
      </w:tr>
      <w:tr w:rsidR="00E3647E" w:rsidRPr="00803A14" w14:paraId="35EF8504" w14:textId="77777777" w:rsidTr="007B17D5">
        <w:trPr>
          <w:trHeight w:val="198"/>
        </w:trPr>
        <w:tc>
          <w:tcPr>
            <w:tcW w:w="1668" w:type="dxa"/>
            <w:shd w:val="clear" w:color="auto" w:fill="auto"/>
            <w:noWrap/>
            <w:hideMark/>
          </w:tcPr>
          <w:p w14:paraId="769DC1B1" w14:textId="77777777" w:rsidR="00E3647E" w:rsidRPr="00803A14" w:rsidRDefault="00E3647E" w:rsidP="005D7B5D">
            <w:pPr>
              <w:topLinePunct/>
              <w:autoSpaceDE w:val="0"/>
              <w:ind w:firstLine="0"/>
              <w:rPr>
                <w:sz w:val="18"/>
                <w:szCs w:val="18"/>
                <w:lang w:val="vi-VN"/>
              </w:rPr>
            </w:pPr>
            <w:r w:rsidRPr="00803A14">
              <w:rPr>
                <w:sz w:val="18"/>
                <w:szCs w:val="18"/>
                <w:lang w:val="vi-VN"/>
              </w:rPr>
              <w:t>OA</w:t>
            </w:r>
          </w:p>
        </w:tc>
        <w:tc>
          <w:tcPr>
            <w:tcW w:w="1984" w:type="dxa"/>
            <w:gridSpan w:val="2"/>
            <w:shd w:val="clear" w:color="auto" w:fill="auto"/>
            <w:noWrap/>
            <w:hideMark/>
          </w:tcPr>
          <w:p w14:paraId="1D1CA7ED" w14:textId="77777777" w:rsidR="00E3647E" w:rsidRPr="00803A14" w:rsidRDefault="00E3647E" w:rsidP="00803A14">
            <w:pPr>
              <w:topLinePunct/>
              <w:autoSpaceDE w:val="0"/>
              <w:ind w:firstLine="0"/>
              <w:jc w:val="center"/>
              <w:rPr>
                <w:sz w:val="18"/>
                <w:szCs w:val="18"/>
                <w:lang w:val="vi-VN"/>
              </w:rPr>
            </w:pPr>
            <w:r w:rsidRPr="00803A14">
              <w:rPr>
                <w:sz w:val="18"/>
                <w:szCs w:val="18"/>
                <w:lang w:val="vi-VN"/>
              </w:rPr>
              <w:t>0.</w:t>
            </w:r>
            <w:r w:rsidR="0076724A">
              <w:rPr>
                <w:sz w:val="18"/>
                <w:szCs w:val="18"/>
                <w:lang w:val="vi-VN"/>
              </w:rPr>
              <w:t>91</w:t>
            </w:r>
          </w:p>
        </w:tc>
        <w:tc>
          <w:tcPr>
            <w:tcW w:w="1843" w:type="dxa"/>
            <w:gridSpan w:val="2"/>
            <w:shd w:val="clear" w:color="auto" w:fill="auto"/>
            <w:noWrap/>
            <w:hideMark/>
          </w:tcPr>
          <w:p w14:paraId="6F62F60D" w14:textId="77777777" w:rsidR="00E3647E" w:rsidRPr="00803A14" w:rsidRDefault="00E3647E" w:rsidP="00803A14">
            <w:pPr>
              <w:topLinePunct/>
              <w:autoSpaceDE w:val="0"/>
              <w:ind w:firstLine="0"/>
              <w:jc w:val="center"/>
              <w:rPr>
                <w:sz w:val="18"/>
                <w:szCs w:val="18"/>
                <w:lang w:val="vi-VN"/>
              </w:rPr>
            </w:pPr>
            <w:r w:rsidRPr="00803A14">
              <w:rPr>
                <w:sz w:val="18"/>
                <w:szCs w:val="18"/>
                <w:lang w:val="vi-VN"/>
              </w:rPr>
              <w:t>0.</w:t>
            </w:r>
            <w:r w:rsidR="00A82F37">
              <w:rPr>
                <w:sz w:val="18"/>
                <w:szCs w:val="18"/>
                <w:lang w:val="vi-VN"/>
              </w:rPr>
              <w:t>93</w:t>
            </w:r>
          </w:p>
        </w:tc>
        <w:tc>
          <w:tcPr>
            <w:tcW w:w="1599" w:type="dxa"/>
            <w:gridSpan w:val="2"/>
            <w:shd w:val="clear" w:color="auto" w:fill="auto"/>
            <w:noWrap/>
            <w:hideMark/>
          </w:tcPr>
          <w:p w14:paraId="42865173" w14:textId="77777777" w:rsidR="00E3647E" w:rsidRPr="00803A14" w:rsidRDefault="00E3647E" w:rsidP="00803A14">
            <w:pPr>
              <w:topLinePunct/>
              <w:autoSpaceDE w:val="0"/>
              <w:ind w:firstLine="0"/>
              <w:jc w:val="center"/>
              <w:rPr>
                <w:sz w:val="18"/>
                <w:szCs w:val="18"/>
                <w:lang w:val="vi-VN"/>
              </w:rPr>
            </w:pPr>
            <w:r w:rsidRPr="00803A14">
              <w:rPr>
                <w:sz w:val="18"/>
                <w:szCs w:val="18"/>
                <w:lang w:val="vi-VN"/>
              </w:rPr>
              <w:t>0.</w:t>
            </w:r>
            <w:r w:rsidR="0076724A">
              <w:rPr>
                <w:sz w:val="18"/>
                <w:szCs w:val="18"/>
                <w:lang w:val="vi-VN"/>
              </w:rPr>
              <w:t>94</w:t>
            </w:r>
          </w:p>
        </w:tc>
      </w:tr>
      <w:tr w:rsidR="00E3647E" w:rsidRPr="00803A14" w14:paraId="2230465C" w14:textId="77777777" w:rsidTr="007B17D5">
        <w:trPr>
          <w:trHeight w:val="198"/>
        </w:trPr>
        <w:tc>
          <w:tcPr>
            <w:tcW w:w="1668" w:type="dxa"/>
            <w:tcBorders>
              <w:bottom w:val="single" w:sz="12" w:space="0" w:color="auto"/>
            </w:tcBorders>
            <w:shd w:val="clear" w:color="auto" w:fill="auto"/>
            <w:noWrap/>
            <w:hideMark/>
          </w:tcPr>
          <w:p w14:paraId="40CEB4EF" w14:textId="77777777" w:rsidR="00E3647E" w:rsidRPr="00803A14" w:rsidRDefault="00E3647E" w:rsidP="005D7B5D">
            <w:pPr>
              <w:topLinePunct/>
              <w:autoSpaceDE w:val="0"/>
              <w:ind w:firstLine="0"/>
              <w:rPr>
                <w:sz w:val="18"/>
                <w:szCs w:val="18"/>
                <w:lang w:val="vi-VN"/>
              </w:rPr>
            </w:pPr>
            <w:r w:rsidRPr="00803A14">
              <w:rPr>
                <w:sz w:val="18"/>
                <w:szCs w:val="18"/>
                <w:lang w:val="vi-VN"/>
              </w:rPr>
              <w:t>Kappa</w:t>
            </w:r>
          </w:p>
        </w:tc>
        <w:tc>
          <w:tcPr>
            <w:tcW w:w="1984" w:type="dxa"/>
            <w:gridSpan w:val="2"/>
            <w:tcBorders>
              <w:bottom w:val="single" w:sz="12" w:space="0" w:color="auto"/>
            </w:tcBorders>
            <w:shd w:val="clear" w:color="auto" w:fill="auto"/>
            <w:noWrap/>
            <w:hideMark/>
          </w:tcPr>
          <w:p w14:paraId="54FFFD6E" w14:textId="77777777" w:rsidR="00E3647E" w:rsidRPr="00803A14" w:rsidRDefault="00E3647E" w:rsidP="00803A14">
            <w:pPr>
              <w:topLinePunct/>
              <w:autoSpaceDE w:val="0"/>
              <w:ind w:firstLine="0"/>
              <w:jc w:val="center"/>
              <w:rPr>
                <w:sz w:val="18"/>
                <w:szCs w:val="18"/>
                <w:lang w:val="vi-VN"/>
              </w:rPr>
            </w:pPr>
            <w:r w:rsidRPr="00803A14">
              <w:rPr>
                <w:sz w:val="18"/>
                <w:szCs w:val="18"/>
                <w:lang w:val="vi-VN"/>
              </w:rPr>
              <w:t>0.</w:t>
            </w:r>
            <w:r w:rsidR="0076724A">
              <w:rPr>
                <w:sz w:val="18"/>
                <w:szCs w:val="18"/>
                <w:lang w:val="vi-VN"/>
              </w:rPr>
              <w:t>89</w:t>
            </w:r>
          </w:p>
        </w:tc>
        <w:tc>
          <w:tcPr>
            <w:tcW w:w="1843" w:type="dxa"/>
            <w:gridSpan w:val="2"/>
            <w:tcBorders>
              <w:bottom w:val="single" w:sz="12" w:space="0" w:color="auto"/>
            </w:tcBorders>
            <w:shd w:val="clear" w:color="auto" w:fill="auto"/>
            <w:noWrap/>
            <w:hideMark/>
          </w:tcPr>
          <w:p w14:paraId="7BAA3F2C" w14:textId="77777777" w:rsidR="00E3647E" w:rsidRPr="00803A14" w:rsidRDefault="00E3647E" w:rsidP="00803A14">
            <w:pPr>
              <w:topLinePunct/>
              <w:autoSpaceDE w:val="0"/>
              <w:ind w:firstLine="0"/>
              <w:jc w:val="center"/>
              <w:rPr>
                <w:sz w:val="18"/>
                <w:szCs w:val="18"/>
                <w:lang w:val="vi-VN"/>
              </w:rPr>
            </w:pPr>
            <w:r w:rsidRPr="00803A14">
              <w:rPr>
                <w:sz w:val="18"/>
                <w:szCs w:val="18"/>
                <w:lang w:val="vi-VN"/>
              </w:rPr>
              <w:t>0.90</w:t>
            </w:r>
          </w:p>
        </w:tc>
        <w:tc>
          <w:tcPr>
            <w:tcW w:w="1599" w:type="dxa"/>
            <w:gridSpan w:val="2"/>
            <w:tcBorders>
              <w:bottom w:val="single" w:sz="12" w:space="0" w:color="auto"/>
            </w:tcBorders>
            <w:shd w:val="clear" w:color="auto" w:fill="auto"/>
            <w:noWrap/>
            <w:hideMark/>
          </w:tcPr>
          <w:p w14:paraId="4D466F7F" w14:textId="77777777" w:rsidR="00E3647E" w:rsidRPr="00803A14" w:rsidRDefault="00E3647E" w:rsidP="00803A14">
            <w:pPr>
              <w:topLinePunct/>
              <w:autoSpaceDE w:val="0"/>
              <w:ind w:firstLine="0"/>
              <w:jc w:val="center"/>
              <w:rPr>
                <w:sz w:val="18"/>
                <w:szCs w:val="18"/>
                <w:lang w:val="vi-VN"/>
              </w:rPr>
            </w:pPr>
            <w:r w:rsidRPr="00803A14">
              <w:rPr>
                <w:sz w:val="18"/>
                <w:szCs w:val="18"/>
                <w:lang w:val="vi-VN"/>
              </w:rPr>
              <w:t>0.</w:t>
            </w:r>
            <w:r w:rsidR="0076724A">
              <w:rPr>
                <w:sz w:val="18"/>
                <w:szCs w:val="18"/>
                <w:lang w:val="vi-VN"/>
              </w:rPr>
              <w:t>90</w:t>
            </w:r>
          </w:p>
        </w:tc>
      </w:tr>
    </w:tbl>
    <w:p w14:paraId="31080E7D" w14:textId="77777777" w:rsidR="00E3647E" w:rsidRDefault="00E3647E" w:rsidP="000E731D">
      <w:pPr>
        <w:ind w:firstLine="0"/>
        <w:rPr>
          <w:highlight w:val="yellow"/>
          <w:lang w:val="vi-VN"/>
        </w:rPr>
      </w:pPr>
    </w:p>
    <w:p w14:paraId="1D20ADCD" w14:textId="27CD3FCC" w:rsidR="00D826C9" w:rsidRPr="00D826C9" w:rsidRDefault="00E3652F" w:rsidP="00D826C9">
      <w:pPr>
        <w:rPr>
          <w:lang w:val="vi-VN"/>
        </w:rPr>
      </w:pPr>
      <w:r w:rsidRPr="00E3652F">
        <w:t xml:space="preserve">The accuracy of image classification is indeed influenced by the quality of the images, especially the quality of the training samples </w:t>
      </w:r>
      <w:r w:rsidRPr="0009150A">
        <w:rPr>
          <w:lang w:val="vi-VN"/>
        </w:rPr>
        <w:fldChar w:fldCharType="begin"/>
      </w:r>
      <w:r w:rsidR="00DD00EA">
        <w:rPr>
          <w:lang w:val="vi-VN"/>
        </w:rPr>
        <w:instrText xml:space="preserve"> ADDIN EN.CITE &lt;EndNote&gt;&lt;Cite&gt;&lt;Author&gt;Przyborowski&lt;/Author&gt;&lt;Year&gt;2018&lt;/Year&gt;&lt;RecNum&gt;1855&lt;/RecNum&gt;&lt;DisplayText&gt;&lt;style font="Times New Roman" size="10"&gt;[38]&lt;/style&gt;&lt;/DisplayText&gt;&lt;record&gt;&lt;rec-number&gt;1855&lt;/rec-number&gt;&lt;foreign-keys&gt;&lt;key app="EN" db-id="fxxw2zfrispf9ceaaeyve9enre92vx5pf9pw" timestamp="1693288974"&gt;1855&lt;/key&gt;&lt;/foreign-keys&gt;&lt;ref-type name="Conference Proceedings"&gt;10&lt;/ref-type&gt;&lt;contributors&gt;&lt;authors&gt;&lt;author&gt;Przyborowski, Mateusz&lt;/author&gt;&lt;author&gt;Tajmajer, Tomasz&lt;/author&gt;&lt;author&gt;Grad, Łukasz&lt;/author&gt;&lt;author&gt;Janusz, Andrzej&lt;/author&gt;&lt;author&gt;Biczyk, Piotr&lt;/author&gt;&lt;author&gt;Ślęzak, Dominik&lt;/author&gt;&lt;/authors&gt;&lt;/contributors&gt;&lt;titles&gt;&lt;title&gt;Toward machine learning on granulated data–a case of compact autoencoder-based representations of satellite images&lt;/title&gt;&lt;secondary-title&gt;2018 IEEE International Conference on Big Data (Big Data)&lt;/secondary-title&gt;&lt;/titles&gt;&lt;pages&gt;2657-2662&lt;/pages&gt;&lt;dates&gt;&lt;year&gt;2018&lt;/year&gt;&lt;/dates&gt;&lt;publisher&gt;IEEE&lt;/publisher&gt;&lt;isbn&gt;1538650355&lt;/isbn&gt;&lt;urls&gt;&lt;/urls&gt;&lt;language&gt;English&lt;/language&gt;&lt;/record&gt;&lt;/Cite&gt;&lt;/EndNote&gt;</w:instrText>
      </w:r>
      <w:r w:rsidRPr="0009150A">
        <w:rPr>
          <w:lang w:val="vi-VN"/>
        </w:rPr>
        <w:fldChar w:fldCharType="separate"/>
      </w:r>
      <w:r w:rsidR="00DD00EA" w:rsidRPr="00DD00EA">
        <w:rPr>
          <w:rFonts w:ascii="Times New Roman" w:hAnsi="Times New Roman"/>
          <w:noProof/>
          <w:lang w:val="vi-VN"/>
        </w:rPr>
        <w:t>[38]</w:t>
      </w:r>
      <w:r w:rsidRPr="0009150A">
        <w:rPr>
          <w:lang w:val="vi-VN"/>
        </w:rPr>
        <w:fldChar w:fldCharType="end"/>
      </w:r>
      <w:r w:rsidR="00836D90">
        <w:rPr>
          <w:lang w:val="vi-VN"/>
        </w:rPr>
        <w:t xml:space="preserve">, </w:t>
      </w:r>
      <w:r w:rsidR="00836D90" w:rsidRPr="0009150A">
        <w:rPr>
          <w:lang w:val="vi-VN"/>
        </w:rPr>
        <w:fldChar w:fldCharType="begin"/>
      </w:r>
      <w:r w:rsidR="00DD00EA">
        <w:rPr>
          <w:lang w:val="vi-VN"/>
        </w:rPr>
        <w:instrText xml:space="preserve"> ADDIN EN.CITE &lt;EndNote&gt;&lt;Cite&gt;&lt;Author&gt;Kamir&lt;/Author&gt;&lt;Year&gt;2020&lt;/Year&gt;&lt;RecNum&gt;1853&lt;/RecNum&gt;&lt;DisplayText&gt;&lt;style font="Times New Roman" size="10"&gt;[39]&lt;/style&gt;&lt;/DisplayText&gt;&lt;record&gt;&lt;rec-number&gt;1853&lt;/rec-number&gt;&lt;foreign-keys&gt;&lt;key app="EN" db-id="fxxw2zfrispf9ceaaeyve9enre92vx5pf9pw" timestamp="1693288748"&gt;1853&lt;/key&gt;&lt;/foreign-keys&gt;&lt;ref-type name="Journal Article"&gt;17&lt;/ref-type&gt;&lt;contributors&gt;&lt;authors&gt;&lt;author&gt;Kamir, Elisa&lt;/author&gt;&lt;author&gt;Waldner, François&lt;/author&gt;&lt;author&gt;Hochman, Zvi&lt;/author&gt;&lt;/authors&gt;&lt;/contributors&gt;&lt;titles&gt;&lt;title&gt;Estimating wheat yields in Australia using climate records, satellite image time series and machine learning methods&lt;/title&gt;&lt;secondary-title&gt;SPRS Journal of Photogrammetry&amp;#xD;Remote Sensing&lt;/secondary-title&gt;&lt;/titles&gt;&lt;pages&gt;124-135&lt;/pages&gt;&lt;volume&gt;160&lt;/volume&gt;&lt;dates&gt;&lt;year&gt;2020&lt;/year&gt;&lt;/dates&gt;&lt;isbn&gt;0924-2716&lt;/isbn&gt;&lt;urls&gt;&lt;/urls&gt;&lt;language&gt;English&lt;/language&gt;&lt;/record&gt;&lt;/Cite&gt;&lt;/EndNote&gt;</w:instrText>
      </w:r>
      <w:r w:rsidR="00836D90" w:rsidRPr="0009150A">
        <w:rPr>
          <w:lang w:val="vi-VN"/>
        </w:rPr>
        <w:fldChar w:fldCharType="separate"/>
      </w:r>
      <w:r w:rsidR="00DD00EA" w:rsidRPr="00DD00EA">
        <w:rPr>
          <w:rFonts w:ascii="Times New Roman" w:hAnsi="Times New Roman"/>
          <w:noProof/>
          <w:lang w:val="vi-VN"/>
        </w:rPr>
        <w:t>[39]</w:t>
      </w:r>
      <w:r w:rsidR="00836D90" w:rsidRPr="0009150A">
        <w:rPr>
          <w:lang w:val="vi-VN"/>
        </w:rPr>
        <w:fldChar w:fldCharType="end"/>
      </w:r>
      <w:r w:rsidRPr="0009150A">
        <w:rPr>
          <w:lang w:val="vi-VN"/>
        </w:rPr>
        <w:t>.</w:t>
      </w:r>
      <w:r w:rsidRPr="00E3652F">
        <w:t xml:space="preserve"> </w:t>
      </w:r>
      <w:r w:rsidR="0013775E" w:rsidRPr="0013775E">
        <w:t>In this study, the image quality captured over the years has been relatively consistent, with very low cloud cover, and the physical information in the images is clear</w:t>
      </w:r>
      <w:r w:rsidRPr="00E3652F">
        <w:t>. Therefore, based on the assessment results, all images after classification from 2013 to 2023 are considered to have high reliability.</w:t>
      </w:r>
    </w:p>
    <w:p w14:paraId="0B89D457" w14:textId="77777777" w:rsidR="00A42CDA" w:rsidRDefault="00A42CDA" w:rsidP="00A42CDA">
      <w:pPr>
        <w:ind w:firstLine="0"/>
      </w:pPr>
    </w:p>
    <w:p w14:paraId="09B84387" w14:textId="14E03A69" w:rsidR="00BA2330" w:rsidRPr="005D7B5D" w:rsidRDefault="00E96A1B" w:rsidP="00AD643E">
      <w:pPr>
        <w:spacing w:before="120" w:after="160" w:line="240" w:lineRule="atLeast"/>
        <w:ind w:firstLine="0"/>
        <w:rPr>
          <w:bCs/>
        </w:rPr>
      </w:pPr>
      <w:r w:rsidRPr="00AD643E">
        <w:rPr>
          <w:b/>
          <w:bCs/>
        </w:rPr>
        <w:t>4.2</w:t>
      </w:r>
      <w:r w:rsidR="00F37FB6">
        <w:rPr>
          <w:b/>
          <w:bCs/>
        </w:rPr>
        <w:t xml:space="preserve">   </w:t>
      </w:r>
      <w:r w:rsidRPr="00AD643E">
        <w:rPr>
          <w:b/>
          <w:bCs/>
        </w:rPr>
        <w:t>LULC Estimation</w:t>
      </w:r>
    </w:p>
    <w:p w14:paraId="7D035267" w14:textId="13E668D0" w:rsidR="00CA5A94" w:rsidRDefault="00CA5A94" w:rsidP="00387DE0">
      <w:pPr>
        <w:ind w:firstLine="0"/>
        <w:rPr>
          <w:lang w:val="vi-VN"/>
        </w:rPr>
      </w:pPr>
      <w:r w:rsidRPr="00CA5A94">
        <w:t xml:space="preserve">The results of </w:t>
      </w:r>
      <w:r w:rsidR="00975C31">
        <w:t xml:space="preserve">the </w:t>
      </w:r>
      <w:r w:rsidRPr="00CA5A94">
        <w:t>built-up area</w:t>
      </w:r>
      <w:r w:rsidR="00975C31">
        <w:t xml:space="preserve"> </w:t>
      </w:r>
      <w:r w:rsidR="00975C31" w:rsidRPr="00CA5A94">
        <w:t>expan</w:t>
      </w:r>
      <w:r w:rsidR="00975C31">
        <w:t>sion</w:t>
      </w:r>
      <w:r w:rsidRPr="00CA5A94">
        <w:t xml:space="preserve"> in Hanoi are illustrated in </w:t>
      </w:r>
      <w:r w:rsidR="00B35CC9" w:rsidRPr="00CA5A94">
        <w:t>Fig</w:t>
      </w:r>
      <w:r w:rsidR="00B35CC9">
        <w:t>.</w:t>
      </w:r>
      <w:r w:rsidR="00B35CC9" w:rsidRPr="00CA5A94">
        <w:t xml:space="preserve"> </w:t>
      </w:r>
      <w:r w:rsidRPr="00CA5A94">
        <w:t xml:space="preserve">6 and </w:t>
      </w:r>
      <w:r w:rsidR="00B35CC9">
        <w:t>Fig.</w:t>
      </w:r>
      <w:r w:rsidRPr="00CA5A94">
        <w:t xml:space="preserve">7. During the period from 2013 to 2018, </w:t>
      </w:r>
      <w:r w:rsidR="00975C31">
        <w:t>t</w:t>
      </w:r>
      <w:r w:rsidRPr="00CA5A94">
        <w:t xml:space="preserve">he built-up area increased by 5.36 square </w:t>
      </w:r>
      <w:r w:rsidR="00975C31" w:rsidRPr="00CA5A94">
        <w:t>kilomet</w:t>
      </w:r>
      <w:r w:rsidR="00975C31">
        <w:t>re</w:t>
      </w:r>
      <w:r w:rsidR="00975C31" w:rsidRPr="00CA5A94">
        <w:t>s</w:t>
      </w:r>
      <w:r w:rsidR="00975C31">
        <w:t xml:space="preserve"> </w:t>
      </w:r>
      <w:r w:rsidR="00975C31" w:rsidRPr="00CA5A94">
        <w:t>within a 15-kilomet</w:t>
      </w:r>
      <w:r w:rsidR="00975C31">
        <w:t>re</w:t>
      </w:r>
      <w:r w:rsidR="00975C31" w:rsidRPr="00CA5A94">
        <w:t xml:space="preserve"> radius of the urban cent</w:t>
      </w:r>
      <w:r w:rsidR="00975C31">
        <w:t>re.</w:t>
      </w:r>
      <w:r w:rsidR="00975C31" w:rsidRPr="00CA5A94">
        <w:t xml:space="preserve"> </w:t>
      </w:r>
      <w:r w:rsidRPr="00CA5A94">
        <w:t xml:space="preserve">From 2018 to 2023, there was a further increase of 6.21 square </w:t>
      </w:r>
      <w:r w:rsidR="00975C31" w:rsidRPr="00CA5A94">
        <w:t>kilomet</w:t>
      </w:r>
      <w:r w:rsidR="00975C31">
        <w:t>re</w:t>
      </w:r>
      <w:r w:rsidR="00975C31" w:rsidRPr="00CA5A94">
        <w:t xml:space="preserve">s </w:t>
      </w:r>
      <w:r w:rsidRPr="00CA5A94">
        <w:t>in the built-up area</w:t>
      </w:r>
      <w:r w:rsidR="00975C31">
        <w:t>.</w:t>
      </w:r>
      <w:r w:rsidR="00975C31" w:rsidRPr="00CA5A94">
        <w:t xml:space="preserve"> </w:t>
      </w:r>
      <w:r w:rsidRPr="00CA5A94">
        <w:t xml:space="preserve">In </w:t>
      </w:r>
      <w:r w:rsidR="00975C31">
        <w:t xml:space="preserve">a </w:t>
      </w:r>
      <w:r w:rsidRPr="00CA5A94">
        <w:t>total</w:t>
      </w:r>
      <w:r w:rsidR="00975C31">
        <w:t xml:space="preserve"> of 10 years (2013-2023)</w:t>
      </w:r>
      <w:r w:rsidRPr="00CA5A94">
        <w:t xml:space="preserve">, the built-up area expanded by 11.57 square </w:t>
      </w:r>
      <w:r w:rsidR="00975C31" w:rsidRPr="00CA5A94">
        <w:t>kilomet</w:t>
      </w:r>
      <w:r w:rsidR="00975C31">
        <w:t>re</w:t>
      </w:r>
      <w:r w:rsidR="00975C31" w:rsidRPr="00CA5A94">
        <w:t>s</w:t>
      </w:r>
      <w:r w:rsidRPr="00CA5A94">
        <w:t xml:space="preserve">. This result demonstrates the remarkable growth and area expansion of the Hanoi </w:t>
      </w:r>
      <w:r>
        <w:t>urban</w:t>
      </w:r>
      <w:r w:rsidRPr="00CA5A94">
        <w:t xml:space="preserve"> during the study </w:t>
      </w:r>
      <w:r>
        <w:t>period</w:t>
      </w:r>
      <w:r>
        <w:rPr>
          <w:lang w:val="vi-VN"/>
        </w:rPr>
        <w:t>.</w:t>
      </w:r>
    </w:p>
    <w:p w14:paraId="037D3AC0" w14:textId="0880C9F9" w:rsidR="00387DE0" w:rsidRDefault="00EF3672" w:rsidP="00AD643E">
      <w:pPr>
        <w:spacing w:before="120"/>
        <w:ind w:firstLine="0"/>
        <w:rPr>
          <w:noProof/>
          <w:sz w:val="24"/>
          <w:szCs w:val="24"/>
          <w:lang w:eastAsia="ja-JP"/>
        </w:rPr>
      </w:pPr>
      <w:del w:id="22" w:author="Tung Dao" w:date="2024-06-12T14:18:00Z" w16du:dateUtc="2024-06-12T07:18:00Z">
        <w:r w:rsidDel="00271818">
          <w:rPr>
            <w:noProof/>
            <w:sz w:val="24"/>
            <w:szCs w:val="24"/>
            <w:lang w:eastAsia="ja-JP"/>
          </w:rPr>
          <w:drawing>
            <wp:inline distT="0" distB="0" distL="0" distR="0" wp14:anchorId="69A107FF" wp14:editId="3E36532F">
              <wp:extent cx="4392295" cy="2038350"/>
              <wp:effectExtent l="0" t="0" r="825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7" cstate="print">
                        <a:extLst>
                          <a:ext uri="{28A0092B-C50C-407E-A947-70E740481C1C}">
                            <a14:useLocalDpi xmlns:a14="http://schemas.microsoft.com/office/drawing/2010/main"/>
                          </a:ext>
                        </a:extLst>
                      </a:blip>
                      <a:stretch>
                        <a:fillRect/>
                      </a:stretch>
                    </pic:blipFill>
                    <pic:spPr>
                      <a:xfrm>
                        <a:off x="0" y="0"/>
                        <a:ext cx="4392295" cy="2038350"/>
                      </a:xfrm>
                      <a:prstGeom prst="rect">
                        <a:avLst/>
                      </a:prstGeom>
                    </pic:spPr>
                  </pic:pic>
                </a:graphicData>
              </a:graphic>
            </wp:inline>
          </w:drawing>
        </w:r>
      </w:del>
      <w:ins w:id="23" w:author="Tung Dao" w:date="2024-06-12T14:18:00Z" w16du:dateUtc="2024-06-12T07:18:00Z">
        <w:r w:rsidR="00271818">
          <w:rPr>
            <w:noProof/>
          </w:rPr>
          <w:drawing>
            <wp:inline distT="0" distB="0" distL="0" distR="0" wp14:anchorId="5C23C48A" wp14:editId="789E169A">
              <wp:extent cx="4392295" cy="1981835"/>
              <wp:effectExtent l="0" t="0" r="8255" b="0"/>
              <wp:docPr id="21350482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cstate="hqprint">
                        <a:extLst>
                          <a:ext uri="{28A0092B-C50C-407E-A947-70E740481C1C}">
                            <a14:useLocalDpi xmlns:a14="http://schemas.microsoft.com/office/drawing/2010/main"/>
                          </a:ext>
                        </a:extLst>
                      </a:blip>
                      <a:srcRect/>
                      <a:stretch>
                        <a:fillRect/>
                      </a:stretch>
                    </pic:blipFill>
                    <pic:spPr bwMode="auto">
                      <a:xfrm>
                        <a:off x="0" y="0"/>
                        <a:ext cx="4392295" cy="1981835"/>
                      </a:xfrm>
                      <a:prstGeom prst="rect">
                        <a:avLst/>
                      </a:prstGeom>
                      <a:noFill/>
                      <a:ln>
                        <a:noFill/>
                      </a:ln>
                    </pic:spPr>
                  </pic:pic>
                </a:graphicData>
              </a:graphic>
            </wp:inline>
          </w:drawing>
        </w:r>
      </w:ins>
    </w:p>
    <w:p w14:paraId="764378A4" w14:textId="5E76A38B" w:rsidR="00387DE0" w:rsidRPr="00975C31" w:rsidRDefault="00975C31" w:rsidP="00AD643E">
      <w:pPr>
        <w:pStyle w:val="Caption"/>
        <w:ind w:firstLine="0"/>
        <w:jc w:val="center"/>
        <w:rPr>
          <w:rFonts w:ascii="Times New Roman" w:hAnsi="Times New Roman"/>
          <w:sz w:val="18"/>
          <w:szCs w:val="18"/>
        </w:rPr>
      </w:pPr>
      <w:r w:rsidRPr="00AD643E">
        <w:rPr>
          <w:sz w:val="18"/>
          <w:szCs w:val="18"/>
        </w:rPr>
        <w:t xml:space="preserve">Fig. </w:t>
      </w:r>
      <w:r w:rsidRPr="00AD643E">
        <w:rPr>
          <w:sz w:val="18"/>
          <w:szCs w:val="18"/>
        </w:rPr>
        <w:fldChar w:fldCharType="begin"/>
      </w:r>
      <w:r w:rsidRPr="00AD643E">
        <w:rPr>
          <w:sz w:val="18"/>
          <w:szCs w:val="18"/>
        </w:rPr>
        <w:instrText xml:space="preserve"> SEQ Fig. \* ARABIC </w:instrText>
      </w:r>
      <w:r w:rsidRPr="00AD643E">
        <w:rPr>
          <w:sz w:val="18"/>
          <w:szCs w:val="18"/>
        </w:rPr>
        <w:fldChar w:fldCharType="separate"/>
      </w:r>
      <w:r w:rsidR="001442E2">
        <w:rPr>
          <w:noProof/>
          <w:sz w:val="18"/>
          <w:szCs w:val="18"/>
        </w:rPr>
        <w:t>6</w:t>
      </w:r>
      <w:r w:rsidRPr="00AD643E">
        <w:rPr>
          <w:sz w:val="18"/>
          <w:szCs w:val="18"/>
        </w:rPr>
        <w:fldChar w:fldCharType="end"/>
      </w:r>
      <w:r w:rsidRPr="00AD643E">
        <w:rPr>
          <w:sz w:val="18"/>
          <w:szCs w:val="18"/>
        </w:rPr>
        <w:t xml:space="preserve">. </w:t>
      </w:r>
      <w:r w:rsidR="00387DE0" w:rsidRPr="00AD643E">
        <w:rPr>
          <w:rFonts w:ascii="Times New Roman" w:hAnsi="Times New Roman"/>
          <w:b w:val="0"/>
          <w:bCs/>
          <w:sz w:val="18"/>
          <w:szCs w:val="18"/>
        </w:rPr>
        <w:t xml:space="preserve">Built-up area in 2013, 2018, </w:t>
      </w:r>
      <w:r w:rsidR="0083127E" w:rsidRPr="00AD643E">
        <w:rPr>
          <w:rFonts w:ascii="Times New Roman" w:hAnsi="Times New Roman"/>
          <w:b w:val="0"/>
          <w:bCs/>
          <w:sz w:val="18"/>
          <w:szCs w:val="18"/>
        </w:rPr>
        <w:t xml:space="preserve">and </w:t>
      </w:r>
      <w:r w:rsidR="00387DE0" w:rsidRPr="00AD643E">
        <w:rPr>
          <w:rFonts w:ascii="Times New Roman" w:hAnsi="Times New Roman"/>
          <w:b w:val="0"/>
          <w:bCs/>
          <w:sz w:val="18"/>
          <w:szCs w:val="18"/>
        </w:rPr>
        <w:t xml:space="preserve">2023 in Hanoi </w:t>
      </w:r>
      <w:r>
        <w:rPr>
          <w:rFonts w:ascii="Times New Roman" w:hAnsi="Times New Roman"/>
          <w:b w:val="0"/>
          <w:bCs/>
          <w:sz w:val="18"/>
          <w:szCs w:val="18"/>
        </w:rPr>
        <w:t>C</w:t>
      </w:r>
      <w:r w:rsidRPr="00AD643E">
        <w:rPr>
          <w:rFonts w:ascii="Times New Roman" w:hAnsi="Times New Roman"/>
          <w:b w:val="0"/>
          <w:bCs/>
          <w:sz w:val="18"/>
          <w:szCs w:val="18"/>
        </w:rPr>
        <w:t xml:space="preserve">entral </w:t>
      </w:r>
      <w:r w:rsidR="00387DE0" w:rsidRPr="00AD643E">
        <w:rPr>
          <w:rFonts w:ascii="Times New Roman" w:hAnsi="Times New Roman"/>
          <w:b w:val="0"/>
          <w:bCs/>
          <w:sz w:val="18"/>
          <w:szCs w:val="18"/>
        </w:rPr>
        <w:t>with a radius of 15 Km.</w:t>
      </w:r>
    </w:p>
    <w:p w14:paraId="157821D1" w14:textId="2672B529" w:rsidR="00D45D9D" w:rsidRPr="005C527B" w:rsidRDefault="003B562C" w:rsidP="00EE62C3">
      <w:pPr>
        <w:tabs>
          <w:tab w:val="left" w:pos="4672"/>
        </w:tabs>
        <w:ind w:firstLine="0"/>
        <w:rPr>
          <w:noProof/>
          <w:sz w:val="24"/>
          <w:szCs w:val="24"/>
          <w:lang w:val="vi-VN" w:eastAsia="ja-JP"/>
        </w:rPr>
      </w:pPr>
      <w:del w:id="24" w:author="Tung Dao" w:date="2024-06-12T14:18:00Z" w16du:dateUtc="2024-06-12T07:18:00Z">
        <w:r w:rsidDel="00271818">
          <w:rPr>
            <w:noProof/>
            <w:sz w:val="24"/>
            <w:szCs w:val="24"/>
            <w:lang w:val="vi-VN" w:eastAsia="ja-JP"/>
          </w:rPr>
          <w:lastRenderedPageBreak/>
          <w:drawing>
            <wp:inline distT="0" distB="0" distL="0" distR="0" wp14:anchorId="69B25925" wp14:editId="471B17CB">
              <wp:extent cx="4393565" cy="1577340"/>
              <wp:effectExtent l="0" t="0" r="6985" b="3810"/>
              <wp:docPr id="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cstate="hqprint">
                        <a:extLst>
                          <a:ext uri="{28A0092B-C50C-407E-A947-70E740481C1C}">
                            <a14:useLocalDpi xmlns:a14="http://schemas.microsoft.com/office/drawing/2010/main"/>
                          </a:ext>
                        </a:extLst>
                      </a:blip>
                      <a:srcRect/>
                      <a:stretch>
                        <a:fillRect/>
                      </a:stretch>
                    </pic:blipFill>
                    <pic:spPr bwMode="auto">
                      <a:xfrm>
                        <a:off x="0" y="0"/>
                        <a:ext cx="4393565" cy="1577340"/>
                      </a:xfrm>
                      <a:prstGeom prst="rect">
                        <a:avLst/>
                      </a:prstGeom>
                      <a:noFill/>
                      <a:ln w="3175" cmpd="sng">
                        <a:noFill/>
                        <a:miter lim="800000"/>
                        <a:headEnd/>
                        <a:tailEnd/>
                      </a:ln>
                      <a:effectLst/>
                    </pic:spPr>
                  </pic:pic>
                </a:graphicData>
              </a:graphic>
            </wp:inline>
          </w:drawing>
        </w:r>
      </w:del>
      <w:ins w:id="25" w:author="Tung Dao" w:date="2024-06-12T14:18:00Z" w16du:dateUtc="2024-06-12T07:18:00Z">
        <w:r w:rsidR="00271818">
          <w:rPr>
            <w:noProof/>
          </w:rPr>
          <w:drawing>
            <wp:inline distT="0" distB="0" distL="0" distR="0" wp14:anchorId="24B0781A" wp14:editId="20E7D333">
              <wp:extent cx="4392295" cy="1520190"/>
              <wp:effectExtent l="0" t="0" r="8255" b="3810"/>
              <wp:docPr id="21076319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cstate="hqprint">
                        <a:extLst>
                          <a:ext uri="{28A0092B-C50C-407E-A947-70E740481C1C}">
                            <a14:useLocalDpi xmlns:a14="http://schemas.microsoft.com/office/drawing/2010/main"/>
                          </a:ext>
                        </a:extLst>
                      </a:blip>
                      <a:srcRect/>
                      <a:stretch>
                        <a:fillRect/>
                      </a:stretch>
                    </pic:blipFill>
                    <pic:spPr bwMode="auto">
                      <a:xfrm>
                        <a:off x="0" y="0"/>
                        <a:ext cx="4392295" cy="1520190"/>
                      </a:xfrm>
                      <a:prstGeom prst="rect">
                        <a:avLst/>
                      </a:prstGeom>
                      <a:noFill/>
                      <a:ln>
                        <a:noFill/>
                      </a:ln>
                    </pic:spPr>
                  </pic:pic>
                </a:graphicData>
              </a:graphic>
            </wp:inline>
          </w:drawing>
        </w:r>
      </w:ins>
    </w:p>
    <w:p w14:paraId="3CB61AAE" w14:textId="5B4CE173" w:rsidR="004B6C7F" w:rsidRPr="00975C31" w:rsidRDefault="00975C31" w:rsidP="00EB09C2">
      <w:pPr>
        <w:pStyle w:val="Caption"/>
        <w:ind w:firstLine="0"/>
        <w:rPr>
          <w:rFonts w:ascii="Times New Roman" w:hAnsi="Times New Roman"/>
          <w:sz w:val="18"/>
          <w:szCs w:val="18"/>
        </w:rPr>
      </w:pPr>
      <w:r w:rsidRPr="00AD643E">
        <w:rPr>
          <w:sz w:val="18"/>
          <w:szCs w:val="18"/>
        </w:rPr>
        <w:t xml:space="preserve">Fig. </w:t>
      </w:r>
      <w:r w:rsidRPr="00AD643E">
        <w:rPr>
          <w:sz w:val="18"/>
          <w:szCs w:val="18"/>
        </w:rPr>
        <w:fldChar w:fldCharType="begin"/>
      </w:r>
      <w:r w:rsidRPr="00AD643E">
        <w:rPr>
          <w:sz w:val="18"/>
          <w:szCs w:val="18"/>
        </w:rPr>
        <w:instrText xml:space="preserve"> SEQ Fig. \* ARABIC </w:instrText>
      </w:r>
      <w:r w:rsidRPr="00AD643E">
        <w:rPr>
          <w:sz w:val="18"/>
          <w:szCs w:val="18"/>
        </w:rPr>
        <w:fldChar w:fldCharType="separate"/>
      </w:r>
      <w:r w:rsidR="001442E2">
        <w:rPr>
          <w:noProof/>
          <w:sz w:val="18"/>
          <w:szCs w:val="18"/>
        </w:rPr>
        <w:t>7</w:t>
      </w:r>
      <w:r w:rsidRPr="00AD643E">
        <w:rPr>
          <w:sz w:val="18"/>
          <w:szCs w:val="18"/>
        </w:rPr>
        <w:fldChar w:fldCharType="end"/>
      </w:r>
      <w:r w:rsidRPr="00AD643E">
        <w:rPr>
          <w:sz w:val="18"/>
          <w:szCs w:val="18"/>
        </w:rPr>
        <w:t xml:space="preserve">. </w:t>
      </w:r>
      <w:r w:rsidR="004B6C7F" w:rsidRPr="00AD643E">
        <w:rPr>
          <w:rFonts w:ascii="Times New Roman" w:hAnsi="Times New Roman"/>
          <w:b w:val="0"/>
          <w:bCs/>
          <w:sz w:val="18"/>
          <w:szCs w:val="18"/>
        </w:rPr>
        <w:t xml:space="preserve">The Built-up area changes </w:t>
      </w:r>
      <w:bookmarkStart w:id="26" w:name="_Hlk140249205"/>
      <w:r w:rsidR="004B6C7F" w:rsidRPr="00AD643E">
        <w:rPr>
          <w:rFonts w:ascii="Times New Roman" w:hAnsi="Times New Roman"/>
          <w:b w:val="0"/>
          <w:bCs/>
          <w:sz w:val="18"/>
          <w:szCs w:val="18"/>
        </w:rPr>
        <w:t>in the Hanoi central area with a radius of 15 Km</w:t>
      </w:r>
      <w:bookmarkEnd w:id="26"/>
      <w:r w:rsidR="004B6C7F" w:rsidRPr="00AD643E">
        <w:rPr>
          <w:rFonts w:ascii="Times New Roman" w:hAnsi="Times New Roman"/>
          <w:b w:val="0"/>
          <w:bCs/>
          <w:sz w:val="18"/>
          <w:szCs w:val="18"/>
        </w:rPr>
        <w:t>.</w:t>
      </w:r>
      <w:r w:rsidR="001F2529" w:rsidRPr="00AD643E">
        <w:rPr>
          <w:rFonts w:ascii="Times New Roman" w:hAnsi="Times New Roman"/>
          <w:b w:val="0"/>
          <w:bCs/>
          <w:sz w:val="18"/>
          <w:szCs w:val="18"/>
        </w:rPr>
        <w:t xml:space="preserve"> In (a), </w:t>
      </w:r>
      <w:r w:rsidR="006030E7" w:rsidRPr="00AD643E">
        <w:rPr>
          <w:rFonts w:ascii="Times New Roman" w:hAnsi="Times New Roman"/>
          <w:b w:val="0"/>
          <w:bCs/>
          <w:sz w:val="18"/>
          <w:szCs w:val="18"/>
        </w:rPr>
        <w:t>the</w:t>
      </w:r>
      <w:r w:rsidR="001F2529" w:rsidRPr="00AD643E">
        <w:rPr>
          <w:rFonts w:ascii="Times New Roman" w:hAnsi="Times New Roman"/>
          <w:b w:val="0"/>
          <w:bCs/>
          <w:sz w:val="18"/>
          <w:szCs w:val="18"/>
        </w:rPr>
        <w:t xml:space="preserve"> year </w:t>
      </w:r>
      <w:r w:rsidR="006030E7" w:rsidRPr="00AD643E">
        <w:rPr>
          <w:rFonts w:ascii="Times New Roman" w:hAnsi="Times New Roman"/>
          <w:b w:val="0"/>
          <w:bCs/>
          <w:sz w:val="18"/>
          <w:szCs w:val="18"/>
        </w:rPr>
        <w:t>2</w:t>
      </w:r>
      <w:r w:rsidR="001F2529" w:rsidRPr="00AD643E">
        <w:rPr>
          <w:rFonts w:ascii="Times New Roman" w:hAnsi="Times New Roman"/>
          <w:b w:val="0"/>
          <w:bCs/>
          <w:sz w:val="18"/>
          <w:szCs w:val="18"/>
        </w:rPr>
        <w:t>013. In (b)</w:t>
      </w:r>
      <w:r w:rsidR="006030E7" w:rsidRPr="00AD643E">
        <w:rPr>
          <w:rFonts w:ascii="Times New Roman" w:hAnsi="Times New Roman"/>
          <w:b w:val="0"/>
          <w:bCs/>
          <w:sz w:val="18"/>
          <w:szCs w:val="18"/>
          <w:lang w:val="vi-VN"/>
        </w:rPr>
        <w:t>,</w:t>
      </w:r>
      <w:r w:rsidR="001F2529" w:rsidRPr="00AD643E">
        <w:rPr>
          <w:rFonts w:ascii="Times New Roman" w:hAnsi="Times New Roman"/>
          <w:b w:val="0"/>
          <w:bCs/>
          <w:sz w:val="18"/>
          <w:szCs w:val="18"/>
        </w:rPr>
        <w:t xml:space="preserve"> </w:t>
      </w:r>
      <w:r w:rsidR="006030E7" w:rsidRPr="00AD643E">
        <w:rPr>
          <w:rFonts w:ascii="Times New Roman" w:hAnsi="Times New Roman"/>
          <w:b w:val="0"/>
          <w:bCs/>
          <w:sz w:val="18"/>
          <w:szCs w:val="18"/>
        </w:rPr>
        <w:t>the</w:t>
      </w:r>
      <w:r w:rsidR="001F2529" w:rsidRPr="00AD643E">
        <w:rPr>
          <w:rFonts w:ascii="Times New Roman" w:hAnsi="Times New Roman"/>
          <w:b w:val="0"/>
          <w:bCs/>
          <w:sz w:val="18"/>
          <w:szCs w:val="18"/>
        </w:rPr>
        <w:t xml:space="preserve"> year 2018. In (c) </w:t>
      </w:r>
      <w:r w:rsidR="006030E7" w:rsidRPr="00AD643E">
        <w:rPr>
          <w:rFonts w:ascii="Times New Roman" w:hAnsi="Times New Roman"/>
          <w:b w:val="0"/>
          <w:bCs/>
          <w:sz w:val="18"/>
          <w:szCs w:val="18"/>
        </w:rPr>
        <w:t>the</w:t>
      </w:r>
      <w:r w:rsidR="001F2529" w:rsidRPr="00AD643E">
        <w:rPr>
          <w:rFonts w:ascii="Times New Roman" w:hAnsi="Times New Roman"/>
          <w:b w:val="0"/>
          <w:bCs/>
          <w:sz w:val="18"/>
          <w:szCs w:val="18"/>
        </w:rPr>
        <w:t xml:space="preserve"> year 2023.</w:t>
      </w:r>
    </w:p>
    <w:p w14:paraId="4A6800FB" w14:textId="5618B5CB" w:rsidR="00E96A1B" w:rsidRPr="00AD643E" w:rsidRDefault="00E96A1B" w:rsidP="00AD643E">
      <w:pPr>
        <w:spacing w:before="120" w:after="160" w:line="240" w:lineRule="atLeast"/>
        <w:ind w:firstLine="0"/>
        <w:rPr>
          <w:b/>
          <w:bCs/>
          <w:lang w:val="vi-VN"/>
        </w:rPr>
      </w:pPr>
      <w:r w:rsidRPr="00AD643E">
        <w:rPr>
          <w:b/>
          <w:bCs/>
        </w:rPr>
        <w:t>4.3</w:t>
      </w:r>
      <w:r w:rsidR="00F37FB6">
        <w:rPr>
          <w:b/>
          <w:bCs/>
        </w:rPr>
        <w:t xml:space="preserve">   </w:t>
      </w:r>
      <w:r w:rsidRPr="00AD643E">
        <w:rPr>
          <w:b/>
          <w:bCs/>
        </w:rPr>
        <w:t>LULC Evolution Analysis</w:t>
      </w:r>
    </w:p>
    <w:p w14:paraId="312A5131" w14:textId="4F99C109" w:rsidR="00487B55" w:rsidRPr="006A0DBF" w:rsidRDefault="00487B55" w:rsidP="000009AD">
      <w:pPr>
        <w:rPr>
          <w:lang w:val="vi-VN"/>
        </w:rPr>
      </w:pPr>
      <w:r w:rsidRPr="006A0DBF">
        <w:rPr>
          <w:lang w:val="vi-VN"/>
        </w:rPr>
        <w:t xml:space="preserve">The research also indicates that each period has seen the expansion of the </w:t>
      </w:r>
      <w:r w:rsidR="000009AD" w:rsidRPr="006A0DBF">
        <w:rPr>
          <w:lang w:val="vi-VN"/>
        </w:rPr>
        <w:t>b</w:t>
      </w:r>
      <w:r w:rsidRPr="006A0DBF">
        <w:rPr>
          <w:lang w:val="vi-VN"/>
        </w:rPr>
        <w:t xml:space="preserve">uilt-up area in different directions. Especially in the most recent 5-year period (2018-2023), the expansion of the </w:t>
      </w:r>
      <w:r w:rsidR="000009AD" w:rsidRPr="006A0DBF">
        <w:rPr>
          <w:lang w:val="vi-VN"/>
        </w:rPr>
        <w:t>b</w:t>
      </w:r>
      <w:r w:rsidRPr="006A0DBF">
        <w:rPr>
          <w:lang w:val="vi-VN"/>
        </w:rPr>
        <w:t xml:space="preserve">uilt-up area has been rapid, continuous, and mainly towards the </w:t>
      </w:r>
      <w:r w:rsidR="00894402">
        <w:rPr>
          <w:lang w:val="vi-VN"/>
        </w:rPr>
        <w:t>E</w:t>
      </w:r>
      <w:r w:rsidRPr="006A0DBF">
        <w:rPr>
          <w:lang w:val="vi-VN"/>
        </w:rPr>
        <w:t xml:space="preserve">ast of the Hanoi </w:t>
      </w:r>
      <w:r w:rsidR="00894402">
        <w:rPr>
          <w:lang w:val="vi-VN"/>
        </w:rPr>
        <w:t>urban</w:t>
      </w:r>
      <w:r w:rsidRPr="006A0DBF">
        <w:rPr>
          <w:lang w:val="vi-VN"/>
        </w:rPr>
        <w:t xml:space="preserve"> </w:t>
      </w:r>
      <w:r w:rsidR="006B6CCE" w:rsidRPr="006A0DBF">
        <w:rPr>
          <w:lang w:val="vi-VN"/>
        </w:rPr>
        <w:t>cent</w:t>
      </w:r>
      <w:r w:rsidR="006B6CCE">
        <w:rPr>
          <w:lang w:val="vi-VN"/>
        </w:rPr>
        <w:t>re</w:t>
      </w:r>
      <w:r w:rsidRPr="006A0DBF">
        <w:rPr>
          <w:lang w:val="vi-VN"/>
        </w:rPr>
        <w:t xml:space="preserve">, whereas the </w:t>
      </w:r>
      <w:r w:rsidR="000009AD" w:rsidRPr="006A0DBF">
        <w:rPr>
          <w:lang w:val="vi-VN"/>
        </w:rPr>
        <w:t>b</w:t>
      </w:r>
      <w:r w:rsidRPr="006A0DBF">
        <w:rPr>
          <w:lang w:val="vi-VN"/>
        </w:rPr>
        <w:t xml:space="preserve">uilt-up area expanded more towards the </w:t>
      </w:r>
      <w:r w:rsidR="00894402">
        <w:rPr>
          <w:lang w:val="vi-VN"/>
        </w:rPr>
        <w:t>W</w:t>
      </w:r>
      <w:r w:rsidRPr="006A0DBF">
        <w:rPr>
          <w:lang w:val="vi-VN"/>
        </w:rPr>
        <w:t xml:space="preserve">est </w:t>
      </w:r>
      <w:r w:rsidR="006B6CCE" w:rsidRPr="006A0DBF">
        <w:rPr>
          <w:lang w:val="vi-VN"/>
        </w:rPr>
        <w:t>in the previous period (2013-2018)</w:t>
      </w:r>
      <w:r w:rsidR="006B6CCE">
        <w:t xml:space="preserve"> </w:t>
      </w:r>
      <w:r w:rsidRPr="006A0DBF">
        <w:rPr>
          <w:lang w:val="vi-VN"/>
        </w:rPr>
        <w:t xml:space="preserve">(see </w:t>
      </w:r>
      <w:r w:rsidR="00B35CC9" w:rsidRPr="006A0DBF">
        <w:rPr>
          <w:lang w:val="vi-VN"/>
        </w:rPr>
        <w:t>Fig</w:t>
      </w:r>
      <w:r w:rsidR="00B35CC9">
        <w:t>.</w:t>
      </w:r>
      <w:r w:rsidR="00B35CC9" w:rsidRPr="006A0DBF">
        <w:rPr>
          <w:lang w:val="vi-VN"/>
        </w:rPr>
        <w:t xml:space="preserve"> </w:t>
      </w:r>
      <w:r w:rsidRPr="006A0DBF">
        <w:rPr>
          <w:lang w:val="vi-VN"/>
        </w:rPr>
        <w:t>8).</w:t>
      </w:r>
    </w:p>
    <w:p w14:paraId="3F797F52" w14:textId="48ED5665" w:rsidR="006C4BF6" w:rsidRDefault="00AC06D6" w:rsidP="00AC06D6">
      <w:pPr>
        <w:spacing w:before="120"/>
        <w:ind w:firstLine="0"/>
        <w:jc w:val="center"/>
        <w:rPr>
          <w:noProof/>
          <w:sz w:val="24"/>
          <w:szCs w:val="24"/>
          <w:lang w:eastAsia="ja-JP"/>
        </w:rPr>
      </w:pPr>
      <w:del w:id="27" w:author="Tung Dao" w:date="2024-06-12T14:19:00Z" w16du:dateUtc="2024-06-12T07:19:00Z">
        <w:r w:rsidDel="00271818">
          <w:rPr>
            <w:noProof/>
            <w:sz w:val="24"/>
            <w:szCs w:val="24"/>
            <w:lang w:eastAsia="ja-JP"/>
          </w:rPr>
          <w:drawing>
            <wp:inline distT="0" distB="0" distL="0" distR="0" wp14:anchorId="0402B8DC" wp14:editId="624629DF">
              <wp:extent cx="3633849" cy="3200400"/>
              <wp:effectExtent l="0" t="0" r="508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21" cstate="print">
                        <a:extLst>
                          <a:ext uri="{28A0092B-C50C-407E-A947-70E740481C1C}">
                            <a14:useLocalDpi xmlns:a14="http://schemas.microsoft.com/office/drawing/2010/main"/>
                          </a:ext>
                        </a:extLst>
                      </a:blip>
                      <a:stretch>
                        <a:fillRect/>
                      </a:stretch>
                    </pic:blipFill>
                    <pic:spPr>
                      <a:xfrm>
                        <a:off x="0" y="0"/>
                        <a:ext cx="3644840" cy="3210080"/>
                      </a:xfrm>
                      <a:prstGeom prst="rect">
                        <a:avLst/>
                      </a:prstGeom>
                    </pic:spPr>
                  </pic:pic>
                </a:graphicData>
              </a:graphic>
            </wp:inline>
          </w:drawing>
        </w:r>
      </w:del>
      <w:ins w:id="28" w:author="Tung Dao" w:date="2024-06-12T14:19:00Z" w16du:dateUtc="2024-06-12T07:19:00Z">
        <w:r w:rsidR="00271818">
          <w:rPr>
            <w:noProof/>
          </w:rPr>
          <w:drawing>
            <wp:inline distT="0" distB="0" distL="0" distR="0" wp14:anchorId="26556BA7" wp14:editId="0B463EE7">
              <wp:extent cx="3240000" cy="3083082"/>
              <wp:effectExtent l="0" t="0" r="0" b="3175"/>
              <wp:docPr id="128855193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cstate="hqprint">
                        <a:extLst>
                          <a:ext uri="{28A0092B-C50C-407E-A947-70E740481C1C}">
                            <a14:useLocalDpi xmlns:a14="http://schemas.microsoft.com/office/drawing/2010/main"/>
                          </a:ext>
                        </a:extLst>
                      </a:blip>
                      <a:srcRect/>
                      <a:stretch>
                        <a:fillRect/>
                      </a:stretch>
                    </pic:blipFill>
                    <pic:spPr bwMode="auto">
                      <a:xfrm>
                        <a:off x="0" y="0"/>
                        <a:ext cx="3240000" cy="3083082"/>
                      </a:xfrm>
                      <a:prstGeom prst="rect">
                        <a:avLst/>
                      </a:prstGeom>
                      <a:noFill/>
                      <a:ln>
                        <a:noFill/>
                      </a:ln>
                    </pic:spPr>
                  </pic:pic>
                </a:graphicData>
              </a:graphic>
            </wp:inline>
          </w:drawing>
        </w:r>
      </w:ins>
    </w:p>
    <w:p w14:paraId="3316414F" w14:textId="60D90B28" w:rsidR="006C4BF6" w:rsidRPr="006B6CCE" w:rsidRDefault="006B6CCE" w:rsidP="00EB09C2">
      <w:pPr>
        <w:pStyle w:val="Caption"/>
        <w:ind w:firstLine="0"/>
        <w:rPr>
          <w:rFonts w:ascii="Times New Roman" w:hAnsi="Times New Roman"/>
          <w:sz w:val="18"/>
          <w:szCs w:val="18"/>
        </w:rPr>
      </w:pPr>
      <w:r w:rsidRPr="00AD643E">
        <w:rPr>
          <w:bCs/>
          <w:sz w:val="18"/>
          <w:szCs w:val="18"/>
        </w:rPr>
        <w:t xml:space="preserve">Fig. </w:t>
      </w:r>
      <w:r w:rsidRPr="00AD643E">
        <w:rPr>
          <w:bCs/>
          <w:sz w:val="18"/>
          <w:szCs w:val="18"/>
        </w:rPr>
        <w:fldChar w:fldCharType="begin"/>
      </w:r>
      <w:r w:rsidRPr="00AD643E">
        <w:rPr>
          <w:bCs/>
          <w:sz w:val="18"/>
          <w:szCs w:val="18"/>
        </w:rPr>
        <w:instrText xml:space="preserve"> SEQ Fig. \* ARABIC </w:instrText>
      </w:r>
      <w:r w:rsidRPr="00AD643E">
        <w:rPr>
          <w:bCs/>
          <w:sz w:val="18"/>
          <w:szCs w:val="18"/>
        </w:rPr>
        <w:fldChar w:fldCharType="separate"/>
      </w:r>
      <w:r w:rsidR="001442E2">
        <w:rPr>
          <w:bCs/>
          <w:noProof/>
          <w:sz w:val="18"/>
          <w:szCs w:val="18"/>
        </w:rPr>
        <w:t>8</w:t>
      </w:r>
      <w:r w:rsidRPr="00AD643E">
        <w:rPr>
          <w:bCs/>
          <w:sz w:val="18"/>
          <w:szCs w:val="18"/>
        </w:rPr>
        <w:fldChar w:fldCharType="end"/>
      </w:r>
      <w:r w:rsidRPr="00AD643E">
        <w:rPr>
          <w:bCs/>
          <w:sz w:val="18"/>
          <w:szCs w:val="18"/>
        </w:rPr>
        <w:t xml:space="preserve">. </w:t>
      </w:r>
      <w:r w:rsidR="0094754F" w:rsidRPr="006B6CCE">
        <w:rPr>
          <w:rFonts w:ascii="Times New Roman" w:hAnsi="Times New Roman"/>
          <w:b w:val="0"/>
          <w:sz w:val="18"/>
          <w:szCs w:val="18"/>
        </w:rPr>
        <w:t xml:space="preserve">The built-up area in the Hanoi center is separated </w:t>
      </w:r>
      <w:r w:rsidR="00083489" w:rsidRPr="006B6CCE">
        <w:rPr>
          <w:rFonts w:ascii="Times New Roman" w:hAnsi="Times New Roman"/>
          <w:b w:val="0"/>
          <w:sz w:val="18"/>
          <w:szCs w:val="18"/>
        </w:rPr>
        <w:t>into</w:t>
      </w:r>
      <w:r w:rsidR="0094754F" w:rsidRPr="006B6CCE">
        <w:rPr>
          <w:rFonts w:ascii="Times New Roman" w:hAnsi="Times New Roman"/>
          <w:b w:val="0"/>
          <w:sz w:val="18"/>
          <w:szCs w:val="18"/>
        </w:rPr>
        <w:t xml:space="preserve"> four zones with</w:t>
      </w:r>
      <w:r w:rsidR="00083489" w:rsidRPr="006B6CCE">
        <w:rPr>
          <w:rFonts w:ascii="Times New Roman" w:hAnsi="Times New Roman"/>
          <w:b w:val="0"/>
          <w:sz w:val="18"/>
          <w:szCs w:val="18"/>
          <w:lang w:val="vi-VN"/>
        </w:rPr>
        <w:t xml:space="preserve"> a</w:t>
      </w:r>
      <w:r w:rsidR="0094754F" w:rsidRPr="006B6CCE">
        <w:rPr>
          <w:rFonts w:ascii="Times New Roman" w:hAnsi="Times New Roman"/>
          <w:b w:val="0"/>
          <w:sz w:val="18"/>
          <w:szCs w:val="18"/>
        </w:rPr>
        <w:t xml:space="preserve"> radius of 0-5 km, 5-10 km, 10-15 km, and 0-15 </w:t>
      </w:r>
      <w:r w:rsidR="00796B3E" w:rsidRPr="006B6CCE">
        <w:rPr>
          <w:rFonts w:ascii="Times New Roman" w:hAnsi="Times New Roman"/>
          <w:b w:val="0"/>
          <w:sz w:val="18"/>
          <w:szCs w:val="18"/>
        </w:rPr>
        <w:t>km</w:t>
      </w:r>
      <w:r w:rsidR="00796B3E" w:rsidRPr="006B6CCE">
        <w:rPr>
          <w:rFonts w:ascii="Times New Roman" w:hAnsi="Times New Roman"/>
          <w:b w:val="0"/>
          <w:sz w:val="18"/>
          <w:szCs w:val="18"/>
          <w:lang w:val="vi-VN"/>
        </w:rPr>
        <w:t>.</w:t>
      </w:r>
      <w:r w:rsidR="00C73CF4" w:rsidRPr="006B6CCE">
        <w:rPr>
          <w:rFonts w:ascii="Times New Roman" w:hAnsi="Times New Roman"/>
          <w:b w:val="0"/>
          <w:sz w:val="18"/>
          <w:szCs w:val="18"/>
          <w:lang w:val="vi-VN"/>
        </w:rPr>
        <w:t xml:space="preserve"> </w:t>
      </w:r>
      <w:r w:rsidR="00796B3E" w:rsidRPr="006B6CCE">
        <w:rPr>
          <w:rFonts w:ascii="Times New Roman" w:hAnsi="Times New Roman"/>
          <w:b w:val="0"/>
          <w:sz w:val="18"/>
          <w:szCs w:val="18"/>
          <w:lang w:val="vi-VN"/>
        </w:rPr>
        <w:t xml:space="preserve">In </w:t>
      </w:r>
      <w:r w:rsidR="00C73CF4" w:rsidRPr="006B6CCE">
        <w:rPr>
          <w:rFonts w:ascii="Times New Roman" w:hAnsi="Times New Roman"/>
          <w:b w:val="0"/>
          <w:sz w:val="18"/>
          <w:szCs w:val="18"/>
        </w:rPr>
        <w:t>(a)</w:t>
      </w:r>
      <w:r w:rsidR="00796B3E" w:rsidRPr="006B6CCE">
        <w:rPr>
          <w:rFonts w:ascii="Times New Roman" w:hAnsi="Times New Roman"/>
          <w:b w:val="0"/>
          <w:sz w:val="18"/>
          <w:szCs w:val="18"/>
          <w:lang w:val="vi-VN"/>
        </w:rPr>
        <w:t>,</w:t>
      </w:r>
      <w:r w:rsidR="00C73CF4" w:rsidRPr="006B6CCE">
        <w:rPr>
          <w:rFonts w:ascii="Times New Roman" w:hAnsi="Times New Roman"/>
          <w:b w:val="0"/>
          <w:sz w:val="18"/>
          <w:szCs w:val="18"/>
        </w:rPr>
        <w:t xml:space="preserve"> </w:t>
      </w:r>
      <w:r w:rsidR="00083489" w:rsidRPr="006B6CCE">
        <w:rPr>
          <w:rFonts w:ascii="Times New Roman" w:hAnsi="Times New Roman"/>
          <w:b w:val="0"/>
          <w:sz w:val="18"/>
          <w:szCs w:val="18"/>
        </w:rPr>
        <w:t>the</w:t>
      </w:r>
      <w:r w:rsidR="00083489" w:rsidRPr="006B6CCE">
        <w:rPr>
          <w:rFonts w:ascii="Times New Roman" w:hAnsi="Times New Roman"/>
          <w:b w:val="0"/>
          <w:sz w:val="18"/>
          <w:szCs w:val="18"/>
          <w:lang w:val="vi-VN"/>
        </w:rPr>
        <w:t xml:space="preserve"> </w:t>
      </w:r>
      <w:r w:rsidR="00796B3E" w:rsidRPr="006B6CCE">
        <w:rPr>
          <w:rFonts w:ascii="Times New Roman" w:hAnsi="Times New Roman"/>
          <w:b w:val="0"/>
          <w:sz w:val="18"/>
          <w:szCs w:val="18"/>
        </w:rPr>
        <w:t>a</w:t>
      </w:r>
      <w:r w:rsidR="00C73CF4" w:rsidRPr="006B6CCE">
        <w:rPr>
          <w:rFonts w:ascii="Times New Roman" w:hAnsi="Times New Roman"/>
          <w:b w:val="0"/>
          <w:sz w:val="18"/>
          <w:szCs w:val="18"/>
        </w:rPr>
        <w:t xml:space="preserve">rea with a radius of 0 to 5 </w:t>
      </w:r>
      <w:r w:rsidR="00796B3E" w:rsidRPr="006B6CCE">
        <w:rPr>
          <w:rFonts w:ascii="Times New Roman" w:hAnsi="Times New Roman"/>
          <w:b w:val="0"/>
          <w:sz w:val="18"/>
          <w:szCs w:val="18"/>
        </w:rPr>
        <w:t>km</w:t>
      </w:r>
      <w:r w:rsidR="00796B3E" w:rsidRPr="006B6CCE">
        <w:rPr>
          <w:rFonts w:ascii="Times New Roman" w:hAnsi="Times New Roman"/>
          <w:b w:val="0"/>
          <w:sz w:val="18"/>
          <w:szCs w:val="18"/>
          <w:lang w:val="vi-VN"/>
        </w:rPr>
        <w:t>. In</w:t>
      </w:r>
      <w:r w:rsidR="00C73CF4" w:rsidRPr="006B6CCE">
        <w:rPr>
          <w:rFonts w:ascii="Times New Roman" w:hAnsi="Times New Roman"/>
          <w:b w:val="0"/>
          <w:sz w:val="18"/>
          <w:szCs w:val="18"/>
        </w:rPr>
        <w:t xml:space="preserve"> (b)</w:t>
      </w:r>
      <w:r w:rsidR="00796B3E" w:rsidRPr="006B6CCE">
        <w:rPr>
          <w:rFonts w:ascii="Times New Roman" w:hAnsi="Times New Roman"/>
          <w:b w:val="0"/>
          <w:sz w:val="18"/>
          <w:szCs w:val="18"/>
          <w:lang w:val="vi-VN"/>
        </w:rPr>
        <w:t>,</w:t>
      </w:r>
      <w:r w:rsidR="00C73CF4" w:rsidRPr="006B6CCE">
        <w:rPr>
          <w:rFonts w:ascii="Times New Roman" w:hAnsi="Times New Roman"/>
          <w:b w:val="0"/>
          <w:sz w:val="18"/>
          <w:szCs w:val="18"/>
        </w:rPr>
        <w:t xml:space="preserve"> </w:t>
      </w:r>
      <w:r w:rsidR="00083489" w:rsidRPr="006B6CCE">
        <w:rPr>
          <w:rFonts w:ascii="Times New Roman" w:hAnsi="Times New Roman"/>
          <w:b w:val="0"/>
          <w:sz w:val="18"/>
          <w:szCs w:val="18"/>
        </w:rPr>
        <w:t>the</w:t>
      </w:r>
      <w:r w:rsidR="00083489" w:rsidRPr="006B6CCE">
        <w:rPr>
          <w:rFonts w:ascii="Times New Roman" w:hAnsi="Times New Roman"/>
          <w:b w:val="0"/>
          <w:sz w:val="18"/>
          <w:szCs w:val="18"/>
          <w:lang w:val="vi-VN"/>
        </w:rPr>
        <w:t xml:space="preserve"> </w:t>
      </w:r>
      <w:r w:rsidR="00796B3E" w:rsidRPr="006B6CCE">
        <w:rPr>
          <w:rFonts w:ascii="Times New Roman" w:hAnsi="Times New Roman"/>
          <w:b w:val="0"/>
          <w:sz w:val="18"/>
          <w:szCs w:val="18"/>
        </w:rPr>
        <w:t>a</w:t>
      </w:r>
      <w:r w:rsidR="00C73CF4" w:rsidRPr="006B6CCE">
        <w:rPr>
          <w:rFonts w:ascii="Times New Roman" w:hAnsi="Times New Roman"/>
          <w:b w:val="0"/>
          <w:sz w:val="18"/>
          <w:szCs w:val="18"/>
        </w:rPr>
        <w:t xml:space="preserve">rea with a radius of 5 to 10 </w:t>
      </w:r>
      <w:r w:rsidR="00796B3E" w:rsidRPr="006B6CCE">
        <w:rPr>
          <w:rFonts w:ascii="Times New Roman" w:hAnsi="Times New Roman"/>
          <w:b w:val="0"/>
          <w:sz w:val="18"/>
          <w:szCs w:val="18"/>
        </w:rPr>
        <w:t>km</w:t>
      </w:r>
      <w:r w:rsidR="00796B3E" w:rsidRPr="006B6CCE">
        <w:rPr>
          <w:rFonts w:ascii="Times New Roman" w:hAnsi="Times New Roman"/>
          <w:b w:val="0"/>
          <w:sz w:val="18"/>
          <w:szCs w:val="18"/>
          <w:lang w:val="vi-VN"/>
        </w:rPr>
        <w:t>. In</w:t>
      </w:r>
      <w:r w:rsidR="00C73CF4" w:rsidRPr="006B6CCE">
        <w:rPr>
          <w:rFonts w:ascii="Times New Roman" w:hAnsi="Times New Roman"/>
          <w:b w:val="0"/>
          <w:sz w:val="18"/>
          <w:szCs w:val="18"/>
        </w:rPr>
        <w:t xml:space="preserve"> (c)</w:t>
      </w:r>
      <w:r w:rsidR="00796B3E" w:rsidRPr="006B6CCE">
        <w:rPr>
          <w:rFonts w:ascii="Times New Roman" w:hAnsi="Times New Roman"/>
          <w:b w:val="0"/>
          <w:sz w:val="18"/>
          <w:szCs w:val="18"/>
          <w:lang w:val="vi-VN"/>
        </w:rPr>
        <w:t>,</w:t>
      </w:r>
      <w:r w:rsidR="00C73CF4" w:rsidRPr="006B6CCE">
        <w:rPr>
          <w:rFonts w:ascii="Times New Roman" w:hAnsi="Times New Roman"/>
          <w:b w:val="0"/>
          <w:sz w:val="18"/>
          <w:szCs w:val="18"/>
        </w:rPr>
        <w:t xml:space="preserve"> </w:t>
      </w:r>
      <w:r w:rsidR="00083489" w:rsidRPr="006B6CCE">
        <w:rPr>
          <w:rFonts w:ascii="Times New Roman" w:hAnsi="Times New Roman"/>
          <w:b w:val="0"/>
          <w:sz w:val="18"/>
          <w:szCs w:val="18"/>
        </w:rPr>
        <w:t>the</w:t>
      </w:r>
      <w:r w:rsidR="00083489" w:rsidRPr="006B6CCE">
        <w:rPr>
          <w:rFonts w:ascii="Times New Roman" w:hAnsi="Times New Roman"/>
          <w:b w:val="0"/>
          <w:sz w:val="18"/>
          <w:szCs w:val="18"/>
          <w:lang w:val="vi-VN"/>
        </w:rPr>
        <w:t xml:space="preserve"> </w:t>
      </w:r>
      <w:r w:rsidR="00796B3E" w:rsidRPr="006B6CCE">
        <w:rPr>
          <w:rFonts w:ascii="Times New Roman" w:hAnsi="Times New Roman"/>
          <w:b w:val="0"/>
          <w:sz w:val="18"/>
          <w:szCs w:val="18"/>
        </w:rPr>
        <w:t>a</w:t>
      </w:r>
      <w:r w:rsidR="00C73CF4" w:rsidRPr="006B6CCE">
        <w:rPr>
          <w:rFonts w:ascii="Times New Roman" w:hAnsi="Times New Roman"/>
          <w:b w:val="0"/>
          <w:sz w:val="18"/>
          <w:szCs w:val="18"/>
        </w:rPr>
        <w:t xml:space="preserve">rea with a radius of 10 to 15 </w:t>
      </w:r>
      <w:r w:rsidR="00796B3E" w:rsidRPr="006B6CCE">
        <w:rPr>
          <w:rFonts w:ascii="Times New Roman" w:hAnsi="Times New Roman"/>
          <w:b w:val="0"/>
          <w:sz w:val="18"/>
          <w:szCs w:val="18"/>
        </w:rPr>
        <w:t>km</w:t>
      </w:r>
      <w:r w:rsidR="00796B3E" w:rsidRPr="006B6CCE">
        <w:rPr>
          <w:rFonts w:ascii="Times New Roman" w:hAnsi="Times New Roman"/>
          <w:b w:val="0"/>
          <w:sz w:val="18"/>
          <w:szCs w:val="18"/>
          <w:lang w:val="vi-VN"/>
        </w:rPr>
        <w:t>.</w:t>
      </w:r>
      <w:r w:rsidR="00C73CF4" w:rsidRPr="006B6CCE">
        <w:rPr>
          <w:rFonts w:ascii="Times New Roman" w:hAnsi="Times New Roman"/>
          <w:b w:val="0"/>
          <w:sz w:val="18"/>
          <w:szCs w:val="18"/>
        </w:rPr>
        <w:t xml:space="preserve"> </w:t>
      </w:r>
      <w:r w:rsidR="00796B3E" w:rsidRPr="006B6CCE">
        <w:rPr>
          <w:rFonts w:ascii="Times New Roman" w:hAnsi="Times New Roman"/>
          <w:b w:val="0"/>
          <w:sz w:val="18"/>
          <w:szCs w:val="18"/>
        </w:rPr>
        <w:t>In</w:t>
      </w:r>
      <w:r w:rsidR="00C73CF4" w:rsidRPr="006B6CCE">
        <w:rPr>
          <w:rFonts w:ascii="Times New Roman" w:hAnsi="Times New Roman"/>
          <w:b w:val="0"/>
          <w:sz w:val="18"/>
          <w:szCs w:val="18"/>
        </w:rPr>
        <w:t xml:space="preserve"> (d)</w:t>
      </w:r>
      <w:r w:rsidR="00796B3E" w:rsidRPr="006B6CCE">
        <w:rPr>
          <w:rFonts w:ascii="Times New Roman" w:hAnsi="Times New Roman"/>
          <w:b w:val="0"/>
          <w:sz w:val="18"/>
          <w:szCs w:val="18"/>
          <w:lang w:val="vi-VN"/>
        </w:rPr>
        <w:t>,</w:t>
      </w:r>
      <w:r w:rsidR="00C73CF4" w:rsidRPr="006B6CCE">
        <w:rPr>
          <w:rFonts w:ascii="Times New Roman" w:hAnsi="Times New Roman"/>
          <w:b w:val="0"/>
          <w:sz w:val="18"/>
          <w:szCs w:val="18"/>
        </w:rPr>
        <w:t xml:space="preserve"> </w:t>
      </w:r>
      <w:r w:rsidR="00083489" w:rsidRPr="006B6CCE">
        <w:rPr>
          <w:rFonts w:ascii="Times New Roman" w:hAnsi="Times New Roman"/>
          <w:b w:val="0"/>
          <w:sz w:val="18"/>
          <w:szCs w:val="18"/>
        </w:rPr>
        <w:t>the</w:t>
      </w:r>
      <w:r w:rsidR="00083489" w:rsidRPr="006B6CCE">
        <w:rPr>
          <w:rFonts w:ascii="Times New Roman" w:hAnsi="Times New Roman"/>
          <w:b w:val="0"/>
          <w:sz w:val="18"/>
          <w:szCs w:val="18"/>
          <w:lang w:val="vi-VN"/>
        </w:rPr>
        <w:t xml:space="preserve"> </w:t>
      </w:r>
      <w:r w:rsidR="00796B3E" w:rsidRPr="006B6CCE">
        <w:rPr>
          <w:rFonts w:ascii="Times New Roman" w:hAnsi="Times New Roman"/>
          <w:b w:val="0"/>
          <w:sz w:val="18"/>
          <w:szCs w:val="18"/>
        </w:rPr>
        <w:t>t</w:t>
      </w:r>
      <w:r w:rsidR="00C73CF4" w:rsidRPr="006B6CCE">
        <w:rPr>
          <w:rFonts w:ascii="Times New Roman" w:hAnsi="Times New Roman"/>
          <w:b w:val="0"/>
          <w:sz w:val="18"/>
          <w:szCs w:val="18"/>
        </w:rPr>
        <w:t>otal area</w:t>
      </w:r>
      <w:r w:rsidR="00796B3E" w:rsidRPr="006B6CCE">
        <w:rPr>
          <w:rFonts w:ascii="Times New Roman" w:hAnsi="Times New Roman"/>
          <w:b w:val="0"/>
          <w:sz w:val="18"/>
          <w:szCs w:val="18"/>
        </w:rPr>
        <w:t xml:space="preserve"> with a radius of 0 to 15 </w:t>
      </w:r>
      <w:r w:rsidR="006D415D" w:rsidRPr="006B6CCE">
        <w:rPr>
          <w:rFonts w:ascii="Times New Roman" w:hAnsi="Times New Roman"/>
          <w:b w:val="0"/>
          <w:sz w:val="18"/>
          <w:szCs w:val="18"/>
        </w:rPr>
        <w:t>k</w:t>
      </w:r>
      <w:r w:rsidR="00796B3E" w:rsidRPr="006B6CCE">
        <w:rPr>
          <w:rFonts w:ascii="Times New Roman" w:hAnsi="Times New Roman"/>
          <w:b w:val="0"/>
          <w:sz w:val="18"/>
          <w:szCs w:val="18"/>
        </w:rPr>
        <w:t>m.</w:t>
      </w:r>
    </w:p>
    <w:p w14:paraId="77D44957" w14:textId="7B5D1DAF" w:rsidR="00FE73BB" w:rsidRPr="006E4C5D" w:rsidRDefault="006E4C5D" w:rsidP="0057333F">
      <w:pPr>
        <w:rPr>
          <w:lang w:val="vi-VN"/>
        </w:rPr>
      </w:pPr>
      <w:r w:rsidRPr="006E4C5D">
        <w:lastRenderedPageBreak/>
        <w:t xml:space="preserve">In the overall analysis, the expansion of the built-up area within a 15 km radius from the </w:t>
      </w:r>
      <w:r w:rsidR="00B7312A">
        <w:t>urban</w:t>
      </w:r>
      <w:r w:rsidRPr="006E4C5D">
        <w:t xml:space="preserve"> </w:t>
      </w:r>
      <w:r w:rsidR="006B6CCE" w:rsidRPr="006E4C5D">
        <w:t>cent</w:t>
      </w:r>
      <w:r w:rsidR="006B6CCE">
        <w:t>re</w:t>
      </w:r>
      <w:r w:rsidR="006B6CCE" w:rsidRPr="006E4C5D">
        <w:t xml:space="preserve"> </w:t>
      </w:r>
      <w:r w:rsidRPr="006E4C5D">
        <w:t xml:space="preserve">during the periods 2013-2018 and 2018-2023 is nearly identical, with only a 0.85 square </w:t>
      </w:r>
      <w:r w:rsidR="006B6CCE" w:rsidRPr="006E4C5D">
        <w:t>kilomet</w:t>
      </w:r>
      <w:r w:rsidR="006B6CCE">
        <w:t>re</w:t>
      </w:r>
      <w:r w:rsidR="006B6CCE" w:rsidRPr="006E4C5D">
        <w:t xml:space="preserve"> </w:t>
      </w:r>
      <w:r w:rsidRPr="006E4C5D">
        <w:t>difference in expansion area between the two periods. This indicates a relatively consistent rate of area expansion during these periods. However, there is a clear difference in the direction of expansion</w:t>
      </w:r>
      <w:r w:rsidR="00FE73BB" w:rsidRPr="006E4C5D">
        <w:rPr>
          <w:lang w:val="vi-VN"/>
        </w:rPr>
        <w:t>.</w:t>
      </w:r>
    </w:p>
    <w:p w14:paraId="260E800C" w14:textId="7C27BEA3" w:rsidR="00DE74FE" w:rsidRDefault="00EB005F" w:rsidP="00AD643E">
      <w:pPr>
        <w:spacing w:before="120"/>
        <w:ind w:firstLine="0"/>
        <w:jc w:val="center"/>
        <w:rPr>
          <w:noProof/>
          <w:sz w:val="24"/>
          <w:szCs w:val="24"/>
          <w:lang w:eastAsia="ja-JP"/>
        </w:rPr>
      </w:pPr>
      <w:del w:id="29" w:author="Tung Dao" w:date="2024-06-12T14:19:00Z" w16du:dateUtc="2024-06-12T07:19:00Z">
        <w:r w:rsidDel="00271818">
          <w:rPr>
            <w:noProof/>
            <w:lang w:val="vi-VN"/>
          </w:rPr>
          <w:drawing>
            <wp:inline distT="0" distB="0" distL="0" distR="0" wp14:anchorId="6CB97044" wp14:editId="3038D69D">
              <wp:extent cx="4392295" cy="1891665"/>
              <wp:effectExtent l="0" t="0" r="825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23" cstate="print">
                        <a:extLst>
                          <a:ext uri="{28A0092B-C50C-407E-A947-70E740481C1C}">
                            <a14:useLocalDpi xmlns:a14="http://schemas.microsoft.com/office/drawing/2010/main"/>
                          </a:ext>
                        </a:extLst>
                      </a:blip>
                      <a:stretch>
                        <a:fillRect/>
                      </a:stretch>
                    </pic:blipFill>
                    <pic:spPr>
                      <a:xfrm>
                        <a:off x="0" y="0"/>
                        <a:ext cx="4392295" cy="1891665"/>
                      </a:xfrm>
                      <a:prstGeom prst="rect">
                        <a:avLst/>
                      </a:prstGeom>
                    </pic:spPr>
                  </pic:pic>
                </a:graphicData>
              </a:graphic>
            </wp:inline>
          </w:drawing>
        </w:r>
      </w:del>
      <w:ins w:id="30" w:author="Tung Dao" w:date="2024-06-12T14:19:00Z" w16du:dateUtc="2024-06-12T07:19:00Z">
        <w:r w:rsidR="00271818">
          <w:rPr>
            <w:noProof/>
          </w:rPr>
          <w:drawing>
            <wp:inline distT="0" distB="0" distL="0" distR="0" wp14:anchorId="5F3A29E5" wp14:editId="39BA50A4">
              <wp:extent cx="4392295" cy="1868805"/>
              <wp:effectExtent l="0" t="0" r="8255" b="0"/>
              <wp:docPr id="152367238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4">
                        <a:extLst>
                          <a:ext uri="{28A0092B-C50C-407E-A947-70E740481C1C}">
                            <a14:useLocalDpi xmlns:a14="http://schemas.microsoft.com/office/drawing/2010/main"/>
                          </a:ext>
                        </a:extLst>
                      </a:blip>
                      <a:srcRect/>
                      <a:stretch>
                        <a:fillRect/>
                      </a:stretch>
                    </pic:blipFill>
                    <pic:spPr bwMode="auto">
                      <a:xfrm>
                        <a:off x="0" y="0"/>
                        <a:ext cx="4392295" cy="1868805"/>
                      </a:xfrm>
                      <a:prstGeom prst="rect">
                        <a:avLst/>
                      </a:prstGeom>
                      <a:noFill/>
                      <a:ln>
                        <a:noFill/>
                      </a:ln>
                    </pic:spPr>
                  </pic:pic>
                </a:graphicData>
              </a:graphic>
            </wp:inline>
          </w:drawing>
        </w:r>
      </w:ins>
    </w:p>
    <w:p w14:paraId="15532680" w14:textId="53AE16C2" w:rsidR="00DE74FE" w:rsidRPr="00AD643E" w:rsidRDefault="006B6CCE" w:rsidP="00EB09C2">
      <w:pPr>
        <w:pStyle w:val="Caption"/>
        <w:ind w:firstLine="0"/>
        <w:rPr>
          <w:noProof/>
          <w:sz w:val="18"/>
          <w:szCs w:val="18"/>
          <w:lang w:eastAsia="ja-JP"/>
        </w:rPr>
      </w:pPr>
      <w:r w:rsidRPr="00AD643E">
        <w:rPr>
          <w:sz w:val="18"/>
          <w:szCs w:val="18"/>
        </w:rPr>
        <w:t xml:space="preserve">Fig. </w:t>
      </w:r>
      <w:r w:rsidRPr="00AD643E">
        <w:rPr>
          <w:sz w:val="18"/>
          <w:szCs w:val="18"/>
        </w:rPr>
        <w:fldChar w:fldCharType="begin"/>
      </w:r>
      <w:r w:rsidRPr="00AD643E">
        <w:rPr>
          <w:sz w:val="18"/>
          <w:szCs w:val="18"/>
        </w:rPr>
        <w:instrText xml:space="preserve"> SEQ Fig. \* ARABIC </w:instrText>
      </w:r>
      <w:r w:rsidRPr="00AD643E">
        <w:rPr>
          <w:sz w:val="18"/>
          <w:szCs w:val="18"/>
        </w:rPr>
        <w:fldChar w:fldCharType="separate"/>
      </w:r>
      <w:r w:rsidR="001442E2">
        <w:rPr>
          <w:noProof/>
          <w:sz w:val="18"/>
          <w:szCs w:val="18"/>
        </w:rPr>
        <w:t>9</w:t>
      </w:r>
      <w:r w:rsidRPr="00AD643E">
        <w:rPr>
          <w:sz w:val="18"/>
          <w:szCs w:val="18"/>
        </w:rPr>
        <w:fldChar w:fldCharType="end"/>
      </w:r>
      <w:r w:rsidRPr="00AD643E">
        <w:rPr>
          <w:sz w:val="18"/>
          <w:szCs w:val="18"/>
        </w:rPr>
        <w:t xml:space="preserve">. </w:t>
      </w:r>
      <w:r w:rsidR="00DE74FE" w:rsidRPr="00AD643E">
        <w:rPr>
          <w:rFonts w:ascii="Times New Roman" w:hAnsi="Times New Roman"/>
          <w:b w:val="0"/>
          <w:bCs/>
          <w:sz w:val="18"/>
          <w:szCs w:val="18"/>
        </w:rPr>
        <w:t xml:space="preserve">Urban expansion area in the periods of 2013-2018, 2018-2023, </w:t>
      </w:r>
      <w:r w:rsidR="0083127E" w:rsidRPr="00AD643E">
        <w:rPr>
          <w:rFonts w:ascii="Times New Roman" w:hAnsi="Times New Roman"/>
          <w:b w:val="0"/>
          <w:bCs/>
          <w:sz w:val="18"/>
          <w:szCs w:val="18"/>
        </w:rPr>
        <w:t xml:space="preserve">and </w:t>
      </w:r>
      <w:r w:rsidR="00DE74FE" w:rsidRPr="00AD643E">
        <w:rPr>
          <w:rFonts w:ascii="Times New Roman" w:hAnsi="Times New Roman"/>
          <w:b w:val="0"/>
          <w:bCs/>
          <w:sz w:val="18"/>
          <w:szCs w:val="18"/>
        </w:rPr>
        <w:t xml:space="preserve">2013-2023 with a radius of 5, 10, </w:t>
      </w:r>
      <w:r w:rsidR="0083127E" w:rsidRPr="00AD643E">
        <w:rPr>
          <w:rFonts w:ascii="Times New Roman" w:hAnsi="Times New Roman"/>
          <w:b w:val="0"/>
          <w:bCs/>
          <w:sz w:val="18"/>
          <w:szCs w:val="18"/>
        </w:rPr>
        <w:t xml:space="preserve">and </w:t>
      </w:r>
      <w:r w:rsidR="00DE74FE" w:rsidRPr="00AD643E">
        <w:rPr>
          <w:rFonts w:ascii="Times New Roman" w:hAnsi="Times New Roman"/>
          <w:b w:val="0"/>
          <w:bCs/>
          <w:sz w:val="18"/>
          <w:szCs w:val="18"/>
        </w:rPr>
        <w:t>15 km.</w:t>
      </w:r>
    </w:p>
    <w:p w14:paraId="31F8C3AF" w14:textId="1E297F0B" w:rsidR="00451BCA" w:rsidRPr="0011371D" w:rsidRDefault="00A00B8E" w:rsidP="00AC622F">
      <w:pPr>
        <w:rPr>
          <w:lang w:val="vi-VN"/>
        </w:rPr>
      </w:pPr>
      <w:r w:rsidRPr="00A00B8E">
        <w:t xml:space="preserve">Specifically, as illustrated in </w:t>
      </w:r>
      <w:r w:rsidR="00B35CC9" w:rsidRPr="00A00B8E">
        <w:t>Fig</w:t>
      </w:r>
      <w:r w:rsidR="00B35CC9">
        <w:t>.</w:t>
      </w:r>
      <w:r w:rsidR="00B35CC9" w:rsidRPr="00A00B8E">
        <w:t xml:space="preserve"> </w:t>
      </w:r>
      <w:r w:rsidRPr="00A00B8E">
        <w:t>9, the most significant expansion during the 2018-2023 period within a 10-15</w:t>
      </w:r>
      <w:r>
        <w:rPr>
          <w:lang w:val="vi-VN"/>
        </w:rPr>
        <w:t xml:space="preserve"> </w:t>
      </w:r>
      <w:r w:rsidR="006B6CCE">
        <w:t>kilometres</w:t>
      </w:r>
      <w:r w:rsidR="006B6CCE" w:rsidRPr="00A00B8E">
        <w:t xml:space="preserve"> </w:t>
      </w:r>
      <w:r w:rsidRPr="00A00B8E">
        <w:t xml:space="preserve">radius occurs towards the East. This direction also represents the most extensive overall expansion from 2013 to 2023, covering an area of 3.03 square </w:t>
      </w:r>
      <w:r w:rsidR="006B6CCE" w:rsidRPr="00A00B8E">
        <w:t>kilomet</w:t>
      </w:r>
      <w:r w:rsidR="006B6CCE">
        <w:t>re</w:t>
      </w:r>
      <w:r w:rsidR="006B6CCE" w:rsidRPr="00A00B8E">
        <w:t>s</w:t>
      </w:r>
      <w:r w:rsidR="00451BCA" w:rsidRPr="00451BCA">
        <w:t xml:space="preserve">. </w:t>
      </w:r>
      <w:r w:rsidRPr="00A00B8E">
        <w:t>Additionally, the built-up area during the period from 2013 to 2023 saw substantial expansion in the North</w:t>
      </w:r>
      <w:r w:rsidR="0071624F">
        <w:t>-W</w:t>
      </w:r>
      <w:r w:rsidRPr="00A00B8E">
        <w:t>est, North</w:t>
      </w:r>
      <w:r w:rsidR="0071624F">
        <w:t>-E</w:t>
      </w:r>
      <w:r w:rsidRPr="00A00B8E">
        <w:t xml:space="preserve">ast, and West directions, covering areas of 2.08, 1.92, and 1.42 square </w:t>
      </w:r>
      <w:r w:rsidR="006B6CCE" w:rsidRPr="00A00B8E">
        <w:t>kilomet</w:t>
      </w:r>
      <w:r w:rsidR="006B6CCE">
        <w:t>re</w:t>
      </w:r>
      <w:r w:rsidR="006B6CCE" w:rsidRPr="00A00B8E">
        <w:t>s</w:t>
      </w:r>
      <w:r w:rsidRPr="00A00B8E">
        <w:t>, respectively</w:t>
      </w:r>
      <w:r w:rsidR="00451BCA" w:rsidRPr="0011371D">
        <w:rPr>
          <w:lang w:val="vi-VN"/>
        </w:rPr>
        <w:t>.</w:t>
      </w:r>
      <w:r w:rsidR="0011371D">
        <w:rPr>
          <w:lang w:val="vi-VN"/>
        </w:rPr>
        <w:t xml:space="preserve"> </w:t>
      </w:r>
      <w:r w:rsidRPr="00A00B8E">
        <w:rPr>
          <w:lang w:val="vi-VN"/>
        </w:rPr>
        <w:t>These results demonstrate that urban development and expansion trends in the Hanoi area have exhibited notable differences</w:t>
      </w:r>
      <w:r w:rsidR="0011371D" w:rsidRPr="0011371D">
        <w:rPr>
          <w:lang w:val="vi-VN"/>
        </w:rPr>
        <w:t>.</w:t>
      </w:r>
    </w:p>
    <w:p w14:paraId="2F77D97B" w14:textId="37855594" w:rsidR="003D6A29" w:rsidRPr="005D7B5D" w:rsidRDefault="006B6CCE" w:rsidP="00AD643E">
      <w:pPr>
        <w:pStyle w:val="Caption"/>
        <w:ind w:firstLine="0"/>
        <w:jc w:val="center"/>
        <w:rPr>
          <w:szCs w:val="18"/>
        </w:rPr>
      </w:pPr>
      <w:r w:rsidRPr="00AD643E">
        <w:rPr>
          <w:sz w:val="18"/>
          <w:szCs w:val="18"/>
        </w:rPr>
        <w:t xml:space="preserve">Table </w:t>
      </w:r>
      <w:r w:rsidRPr="00AD643E">
        <w:rPr>
          <w:sz w:val="18"/>
          <w:szCs w:val="18"/>
        </w:rPr>
        <w:fldChar w:fldCharType="begin"/>
      </w:r>
      <w:r w:rsidRPr="00AD643E">
        <w:rPr>
          <w:sz w:val="18"/>
          <w:szCs w:val="18"/>
        </w:rPr>
        <w:instrText xml:space="preserve"> SEQ Table \* ARABIC </w:instrText>
      </w:r>
      <w:r w:rsidRPr="00AD643E">
        <w:rPr>
          <w:sz w:val="18"/>
          <w:szCs w:val="18"/>
        </w:rPr>
        <w:fldChar w:fldCharType="separate"/>
      </w:r>
      <w:r w:rsidR="001442E2">
        <w:rPr>
          <w:noProof/>
          <w:sz w:val="18"/>
          <w:szCs w:val="18"/>
        </w:rPr>
        <w:t>4</w:t>
      </w:r>
      <w:r w:rsidRPr="00AD643E">
        <w:rPr>
          <w:sz w:val="18"/>
          <w:szCs w:val="18"/>
        </w:rPr>
        <w:fldChar w:fldCharType="end"/>
      </w:r>
      <w:r w:rsidRPr="00AD643E">
        <w:rPr>
          <w:sz w:val="18"/>
          <w:szCs w:val="18"/>
        </w:rPr>
        <w:t xml:space="preserve">. </w:t>
      </w:r>
      <w:r w:rsidR="003D6A29" w:rsidRPr="00AD643E">
        <w:rPr>
          <w:b w:val="0"/>
          <w:bCs/>
          <w:sz w:val="18"/>
          <w:szCs w:val="18"/>
        </w:rPr>
        <w:t>Built-up area change (in Km</w:t>
      </w:r>
      <w:r w:rsidR="003D6A29" w:rsidRPr="00AD643E">
        <w:rPr>
          <w:b w:val="0"/>
          <w:bCs/>
          <w:sz w:val="18"/>
          <w:szCs w:val="18"/>
          <w:vertAlign w:val="superscript"/>
        </w:rPr>
        <w:t>2</w:t>
      </w:r>
      <w:r w:rsidR="003D6A29" w:rsidRPr="00AD643E">
        <w:rPr>
          <w:b w:val="0"/>
          <w:bCs/>
          <w:sz w:val="18"/>
          <w:szCs w:val="18"/>
        </w:rPr>
        <w:t>).</w:t>
      </w:r>
    </w:p>
    <w:tbl>
      <w:tblPr>
        <w:tblW w:w="7088" w:type="dxa"/>
        <w:jc w:val="center"/>
        <w:tblBorders>
          <w:insideH w:val="single" w:sz="12" w:space="0" w:color="auto"/>
        </w:tblBorders>
        <w:tblLayout w:type="fixed"/>
        <w:tblLook w:val="04A0" w:firstRow="1" w:lastRow="0" w:firstColumn="1" w:lastColumn="0" w:noHBand="0" w:noVBand="1"/>
      </w:tblPr>
      <w:tblGrid>
        <w:gridCol w:w="1772"/>
        <w:gridCol w:w="1772"/>
        <w:gridCol w:w="1772"/>
        <w:gridCol w:w="1772"/>
      </w:tblGrid>
      <w:tr w:rsidR="007D5B41" w:rsidRPr="00932CD1" w14:paraId="334AC048" w14:textId="77777777" w:rsidTr="00AD643E">
        <w:trPr>
          <w:trHeight w:val="170"/>
          <w:jc w:val="center"/>
        </w:trPr>
        <w:tc>
          <w:tcPr>
            <w:tcW w:w="1772" w:type="dxa"/>
            <w:tcBorders>
              <w:top w:val="single" w:sz="12" w:space="0" w:color="auto"/>
              <w:bottom w:val="single" w:sz="4" w:space="0" w:color="auto"/>
            </w:tcBorders>
            <w:shd w:val="clear" w:color="auto" w:fill="auto"/>
            <w:noWrap/>
            <w:vAlign w:val="center"/>
            <w:hideMark/>
          </w:tcPr>
          <w:p w14:paraId="23DF1369" w14:textId="6244E340" w:rsidR="007D5B41" w:rsidRPr="00932CD1" w:rsidRDefault="005969BB" w:rsidP="006B6CCE">
            <w:pPr>
              <w:widowControl w:val="0"/>
              <w:jc w:val="left"/>
              <w:rPr>
                <w:sz w:val="18"/>
                <w:szCs w:val="18"/>
                <w:lang w:eastAsia="ja-JP"/>
              </w:rPr>
            </w:pPr>
            <w:r w:rsidRPr="00932CD1">
              <w:rPr>
                <w:sz w:val="18"/>
                <w:szCs w:val="18"/>
                <w:lang w:eastAsia="ja-JP"/>
              </w:rPr>
              <w:t>Direction</w:t>
            </w:r>
          </w:p>
        </w:tc>
        <w:tc>
          <w:tcPr>
            <w:tcW w:w="1772" w:type="dxa"/>
            <w:tcBorders>
              <w:top w:val="single" w:sz="12" w:space="0" w:color="auto"/>
              <w:bottom w:val="single" w:sz="4" w:space="0" w:color="auto"/>
            </w:tcBorders>
            <w:shd w:val="clear" w:color="auto" w:fill="auto"/>
            <w:noWrap/>
            <w:hideMark/>
          </w:tcPr>
          <w:p w14:paraId="3FF860D0" w14:textId="77777777" w:rsidR="007D5B41" w:rsidRPr="00932CD1" w:rsidRDefault="007D5B41" w:rsidP="00AD643E">
            <w:pPr>
              <w:widowControl w:val="0"/>
              <w:jc w:val="center"/>
              <w:rPr>
                <w:sz w:val="18"/>
                <w:szCs w:val="18"/>
              </w:rPr>
            </w:pPr>
            <w:r w:rsidRPr="00932CD1">
              <w:rPr>
                <w:sz w:val="18"/>
                <w:szCs w:val="18"/>
              </w:rPr>
              <w:t>2013-2023</w:t>
            </w:r>
          </w:p>
        </w:tc>
        <w:tc>
          <w:tcPr>
            <w:tcW w:w="1772" w:type="dxa"/>
            <w:tcBorders>
              <w:top w:val="single" w:sz="12" w:space="0" w:color="auto"/>
              <w:bottom w:val="single" w:sz="4" w:space="0" w:color="auto"/>
            </w:tcBorders>
            <w:shd w:val="clear" w:color="auto" w:fill="auto"/>
            <w:noWrap/>
            <w:hideMark/>
          </w:tcPr>
          <w:p w14:paraId="36A6D1D9" w14:textId="77777777" w:rsidR="007D5B41" w:rsidRPr="00932CD1" w:rsidRDefault="007D5B41" w:rsidP="00AD643E">
            <w:pPr>
              <w:widowControl w:val="0"/>
              <w:jc w:val="center"/>
              <w:rPr>
                <w:sz w:val="18"/>
                <w:szCs w:val="18"/>
              </w:rPr>
            </w:pPr>
            <w:r w:rsidRPr="00932CD1">
              <w:rPr>
                <w:sz w:val="18"/>
                <w:szCs w:val="18"/>
              </w:rPr>
              <w:t>2018-2023</w:t>
            </w:r>
          </w:p>
        </w:tc>
        <w:tc>
          <w:tcPr>
            <w:tcW w:w="1772" w:type="dxa"/>
            <w:tcBorders>
              <w:top w:val="single" w:sz="12" w:space="0" w:color="auto"/>
              <w:bottom w:val="single" w:sz="4" w:space="0" w:color="auto"/>
            </w:tcBorders>
            <w:shd w:val="clear" w:color="auto" w:fill="auto"/>
            <w:noWrap/>
            <w:hideMark/>
          </w:tcPr>
          <w:p w14:paraId="38CD33D8" w14:textId="77777777" w:rsidR="007D5B41" w:rsidRPr="00932CD1" w:rsidRDefault="007D5B41" w:rsidP="00AD643E">
            <w:pPr>
              <w:widowControl w:val="0"/>
              <w:jc w:val="center"/>
              <w:rPr>
                <w:sz w:val="18"/>
                <w:szCs w:val="18"/>
              </w:rPr>
            </w:pPr>
            <w:r w:rsidRPr="00932CD1">
              <w:rPr>
                <w:sz w:val="18"/>
                <w:szCs w:val="18"/>
              </w:rPr>
              <w:t>2013-2018</w:t>
            </w:r>
          </w:p>
        </w:tc>
      </w:tr>
      <w:tr w:rsidR="007D5B41" w:rsidRPr="00803A14" w14:paraId="01F07AEE" w14:textId="77777777" w:rsidTr="00AD643E">
        <w:trPr>
          <w:trHeight w:val="170"/>
          <w:jc w:val="center"/>
        </w:trPr>
        <w:tc>
          <w:tcPr>
            <w:tcW w:w="1772" w:type="dxa"/>
            <w:tcBorders>
              <w:top w:val="single" w:sz="4" w:space="0" w:color="auto"/>
              <w:bottom w:val="nil"/>
            </w:tcBorders>
            <w:shd w:val="clear" w:color="auto" w:fill="auto"/>
            <w:noWrap/>
            <w:hideMark/>
          </w:tcPr>
          <w:p w14:paraId="55BF69B0" w14:textId="77777777" w:rsidR="007D5B41" w:rsidRPr="00803A14" w:rsidRDefault="007D5B41" w:rsidP="00AD643E">
            <w:pPr>
              <w:widowControl w:val="0"/>
              <w:rPr>
                <w:sz w:val="18"/>
                <w:szCs w:val="18"/>
              </w:rPr>
            </w:pPr>
            <w:r w:rsidRPr="00803A14">
              <w:rPr>
                <w:sz w:val="18"/>
                <w:szCs w:val="18"/>
              </w:rPr>
              <w:t>N</w:t>
            </w:r>
          </w:p>
        </w:tc>
        <w:tc>
          <w:tcPr>
            <w:tcW w:w="1772" w:type="dxa"/>
            <w:tcBorders>
              <w:top w:val="single" w:sz="4" w:space="0" w:color="auto"/>
              <w:bottom w:val="nil"/>
            </w:tcBorders>
            <w:shd w:val="clear" w:color="auto" w:fill="auto"/>
            <w:noWrap/>
            <w:hideMark/>
          </w:tcPr>
          <w:p w14:paraId="2B46757B" w14:textId="77777777" w:rsidR="007D5B41" w:rsidRPr="00803A14" w:rsidRDefault="007D5B41" w:rsidP="00AD643E">
            <w:pPr>
              <w:widowControl w:val="0"/>
              <w:jc w:val="center"/>
              <w:rPr>
                <w:sz w:val="18"/>
                <w:szCs w:val="18"/>
              </w:rPr>
            </w:pPr>
            <w:r w:rsidRPr="00803A14">
              <w:rPr>
                <w:sz w:val="18"/>
                <w:szCs w:val="18"/>
              </w:rPr>
              <w:t>0.67</w:t>
            </w:r>
          </w:p>
        </w:tc>
        <w:tc>
          <w:tcPr>
            <w:tcW w:w="1772" w:type="dxa"/>
            <w:tcBorders>
              <w:top w:val="single" w:sz="4" w:space="0" w:color="auto"/>
              <w:bottom w:val="nil"/>
            </w:tcBorders>
            <w:shd w:val="clear" w:color="auto" w:fill="auto"/>
            <w:noWrap/>
            <w:hideMark/>
          </w:tcPr>
          <w:p w14:paraId="4915C2C7" w14:textId="77777777" w:rsidR="007D5B41" w:rsidRPr="00803A14" w:rsidRDefault="007D5B41" w:rsidP="00AD643E">
            <w:pPr>
              <w:widowControl w:val="0"/>
              <w:jc w:val="center"/>
              <w:rPr>
                <w:sz w:val="18"/>
                <w:szCs w:val="18"/>
              </w:rPr>
            </w:pPr>
            <w:r w:rsidRPr="00803A14">
              <w:rPr>
                <w:sz w:val="18"/>
                <w:szCs w:val="18"/>
              </w:rPr>
              <w:t>0.47</w:t>
            </w:r>
          </w:p>
        </w:tc>
        <w:tc>
          <w:tcPr>
            <w:tcW w:w="1772" w:type="dxa"/>
            <w:tcBorders>
              <w:top w:val="single" w:sz="4" w:space="0" w:color="auto"/>
              <w:bottom w:val="nil"/>
            </w:tcBorders>
            <w:shd w:val="clear" w:color="auto" w:fill="auto"/>
            <w:noWrap/>
            <w:hideMark/>
          </w:tcPr>
          <w:p w14:paraId="62DE36FD" w14:textId="77777777" w:rsidR="007D5B41" w:rsidRPr="00803A14" w:rsidRDefault="007D5B41" w:rsidP="00AD643E">
            <w:pPr>
              <w:widowControl w:val="0"/>
              <w:jc w:val="center"/>
              <w:rPr>
                <w:sz w:val="18"/>
                <w:szCs w:val="18"/>
              </w:rPr>
            </w:pPr>
            <w:r w:rsidRPr="00803A14">
              <w:rPr>
                <w:sz w:val="18"/>
                <w:szCs w:val="18"/>
              </w:rPr>
              <w:t>0.20</w:t>
            </w:r>
          </w:p>
        </w:tc>
      </w:tr>
      <w:tr w:rsidR="007D5B41" w:rsidRPr="00803A14" w14:paraId="1D3B83F3" w14:textId="77777777" w:rsidTr="00AD643E">
        <w:trPr>
          <w:trHeight w:val="170"/>
          <w:jc w:val="center"/>
        </w:trPr>
        <w:tc>
          <w:tcPr>
            <w:tcW w:w="1772" w:type="dxa"/>
            <w:tcBorders>
              <w:top w:val="nil"/>
              <w:bottom w:val="nil"/>
            </w:tcBorders>
            <w:shd w:val="clear" w:color="auto" w:fill="auto"/>
            <w:noWrap/>
            <w:hideMark/>
          </w:tcPr>
          <w:p w14:paraId="01A8A8F9" w14:textId="77777777" w:rsidR="007D5B41" w:rsidRPr="00803A14" w:rsidRDefault="007D5B41" w:rsidP="00AD643E">
            <w:pPr>
              <w:widowControl w:val="0"/>
              <w:rPr>
                <w:sz w:val="18"/>
                <w:szCs w:val="18"/>
              </w:rPr>
            </w:pPr>
            <w:r w:rsidRPr="00803A14">
              <w:rPr>
                <w:sz w:val="18"/>
                <w:szCs w:val="18"/>
              </w:rPr>
              <w:t>NE</w:t>
            </w:r>
          </w:p>
        </w:tc>
        <w:tc>
          <w:tcPr>
            <w:tcW w:w="1772" w:type="dxa"/>
            <w:tcBorders>
              <w:top w:val="nil"/>
              <w:bottom w:val="nil"/>
            </w:tcBorders>
            <w:shd w:val="clear" w:color="auto" w:fill="auto"/>
            <w:noWrap/>
            <w:hideMark/>
          </w:tcPr>
          <w:p w14:paraId="3E6707E4" w14:textId="77777777" w:rsidR="007D5B41" w:rsidRPr="00803A14" w:rsidRDefault="007D5B41" w:rsidP="00AD643E">
            <w:pPr>
              <w:widowControl w:val="0"/>
              <w:jc w:val="center"/>
              <w:rPr>
                <w:sz w:val="18"/>
                <w:szCs w:val="18"/>
              </w:rPr>
            </w:pPr>
            <w:r w:rsidRPr="00803A14">
              <w:rPr>
                <w:sz w:val="18"/>
                <w:szCs w:val="18"/>
              </w:rPr>
              <w:t>1.92</w:t>
            </w:r>
          </w:p>
        </w:tc>
        <w:tc>
          <w:tcPr>
            <w:tcW w:w="1772" w:type="dxa"/>
            <w:tcBorders>
              <w:top w:val="nil"/>
              <w:bottom w:val="nil"/>
            </w:tcBorders>
            <w:shd w:val="clear" w:color="auto" w:fill="auto"/>
            <w:noWrap/>
            <w:hideMark/>
          </w:tcPr>
          <w:p w14:paraId="11A67F7B" w14:textId="77777777" w:rsidR="007D5B41" w:rsidRPr="00803A14" w:rsidRDefault="007D5B41" w:rsidP="00AD643E">
            <w:pPr>
              <w:widowControl w:val="0"/>
              <w:jc w:val="center"/>
              <w:rPr>
                <w:sz w:val="18"/>
                <w:szCs w:val="18"/>
              </w:rPr>
            </w:pPr>
            <w:r w:rsidRPr="00803A14">
              <w:rPr>
                <w:sz w:val="18"/>
                <w:szCs w:val="18"/>
              </w:rPr>
              <w:t>1.35</w:t>
            </w:r>
          </w:p>
        </w:tc>
        <w:tc>
          <w:tcPr>
            <w:tcW w:w="1772" w:type="dxa"/>
            <w:tcBorders>
              <w:top w:val="nil"/>
              <w:bottom w:val="nil"/>
            </w:tcBorders>
            <w:shd w:val="clear" w:color="auto" w:fill="auto"/>
            <w:noWrap/>
            <w:hideMark/>
          </w:tcPr>
          <w:p w14:paraId="3B754742" w14:textId="77777777" w:rsidR="007D5B41" w:rsidRPr="00803A14" w:rsidRDefault="007D5B41" w:rsidP="00AD643E">
            <w:pPr>
              <w:widowControl w:val="0"/>
              <w:jc w:val="center"/>
              <w:rPr>
                <w:sz w:val="18"/>
                <w:szCs w:val="18"/>
              </w:rPr>
            </w:pPr>
            <w:r w:rsidRPr="00803A14">
              <w:rPr>
                <w:sz w:val="18"/>
                <w:szCs w:val="18"/>
              </w:rPr>
              <w:t>0.57</w:t>
            </w:r>
          </w:p>
        </w:tc>
      </w:tr>
      <w:tr w:rsidR="007D5B41" w:rsidRPr="00803A14" w14:paraId="530A1D93" w14:textId="77777777" w:rsidTr="00AD643E">
        <w:trPr>
          <w:trHeight w:val="170"/>
          <w:jc w:val="center"/>
        </w:trPr>
        <w:tc>
          <w:tcPr>
            <w:tcW w:w="1772" w:type="dxa"/>
            <w:tcBorders>
              <w:top w:val="nil"/>
              <w:bottom w:val="nil"/>
            </w:tcBorders>
            <w:shd w:val="clear" w:color="auto" w:fill="auto"/>
            <w:noWrap/>
            <w:hideMark/>
          </w:tcPr>
          <w:p w14:paraId="0F41B402" w14:textId="77777777" w:rsidR="007D5B41" w:rsidRPr="00803A14" w:rsidRDefault="007D5B41" w:rsidP="00AD643E">
            <w:pPr>
              <w:widowControl w:val="0"/>
              <w:rPr>
                <w:sz w:val="18"/>
                <w:szCs w:val="18"/>
              </w:rPr>
            </w:pPr>
            <w:r w:rsidRPr="00803A14">
              <w:rPr>
                <w:sz w:val="18"/>
                <w:szCs w:val="18"/>
              </w:rPr>
              <w:t>E</w:t>
            </w:r>
          </w:p>
        </w:tc>
        <w:tc>
          <w:tcPr>
            <w:tcW w:w="1772" w:type="dxa"/>
            <w:tcBorders>
              <w:top w:val="nil"/>
              <w:bottom w:val="nil"/>
            </w:tcBorders>
            <w:shd w:val="clear" w:color="auto" w:fill="auto"/>
            <w:noWrap/>
            <w:hideMark/>
          </w:tcPr>
          <w:p w14:paraId="66A36314" w14:textId="77777777" w:rsidR="007D5B41" w:rsidRPr="00803A14" w:rsidRDefault="007D5B41" w:rsidP="00AD643E">
            <w:pPr>
              <w:widowControl w:val="0"/>
              <w:jc w:val="center"/>
              <w:rPr>
                <w:sz w:val="18"/>
                <w:szCs w:val="18"/>
              </w:rPr>
            </w:pPr>
            <w:r w:rsidRPr="00803A14">
              <w:rPr>
                <w:sz w:val="18"/>
                <w:szCs w:val="18"/>
              </w:rPr>
              <w:t>3.03</w:t>
            </w:r>
          </w:p>
        </w:tc>
        <w:tc>
          <w:tcPr>
            <w:tcW w:w="1772" w:type="dxa"/>
            <w:tcBorders>
              <w:top w:val="nil"/>
              <w:bottom w:val="nil"/>
            </w:tcBorders>
            <w:shd w:val="clear" w:color="auto" w:fill="auto"/>
            <w:noWrap/>
            <w:hideMark/>
          </w:tcPr>
          <w:p w14:paraId="251CD281" w14:textId="77777777" w:rsidR="007D5B41" w:rsidRPr="00803A14" w:rsidRDefault="007D5B41" w:rsidP="00AD643E">
            <w:pPr>
              <w:widowControl w:val="0"/>
              <w:jc w:val="center"/>
              <w:rPr>
                <w:sz w:val="18"/>
                <w:szCs w:val="18"/>
              </w:rPr>
            </w:pPr>
            <w:r w:rsidRPr="00803A14">
              <w:rPr>
                <w:sz w:val="18"/>
                <w:szCs w:val="18"/>
              </w:rPr>
              <w:t>2.46</w:t>
            </w:r>
          </w:p>
        </w:tc>
        <w:tc>
          <w:tcPr>
            <w:tcW w:w="1772" w:type="dxa"/>
            <w:tcBorders>
              <w:top w:val="nil"/>
              <w:bottom w:val="nil"/>
            </w:tcBorders>
            <w:shd w:val="clear" w:color="auto" w:fill="auto"/>
            <w:noWrap/>
            <w:hideMark/>
          </w:tcPr>
          <w:p w14:paraId="5DC46957" w14:textId="77777777" w:rsidR="007D5B41" w:rsidRPr="00803A14" w:rsidRDefault="007D5B41" w:rsidP="00AD643E">
            <w:pPr>
              <w:widowControl w:val="0"/>
              <w:jc w:val="center"/>
              <w:rPr>
                <w:sz w:val="18"/>
                <w:szCs w:val="18"/>
              </w:rPr>
            </w:pPr>
            <w:r w:rsidRPr="00803A14">
              <w:rPr>
                <w:sz w:val="18"/>
                <w:szCs w:val="18"/>
              </w:rPr>
              <w:t>0.57</w:t>
            </w:r>
          </w:p>
        </w:tc>
      </w:tr>
      <w:tr w:rsidR="007D5B41" w:rsidRPr="00803A14" w14:paraId="0C00F1E8" w14:textId="77777777" w:rsidTr="00AD643E">
        <w:trPr>
          <w:trHeight w:val="170"/>
          <w:jc w:val="center"/>
        </w:trPr>
        <w:tc>
          <w:tcPr>
            <w:tcW w:w="1772" w:type="dxa"/>
            <w:tcBorders>
              <w:top w:val="nil"/>
              <w:bottom w:val="nil"/>
            </w:tcBorders>
            <w:shd w:val="clear" w:color="auto" w:fill="auto"/>
            <w:noWrap/>
            <w:hideMark/>
          </w:tcPr>
          <w:p w14:paraId="461D6A9E" w14:textId="77777777" w:rsidR="007D5B41" w:rsidRPr="00803A14" w:rsidRDefault="007D5B41" w:rsidP="00AD643E">
            <w:pPr>
              <w:widowControl w:val="0"/>
              <w:rPr>
                <w:sz w:val="18"/>
                <w:szCs w:val="18"/>
              </w:rPr>
            </w:pPr>
            <w:r w:rsidRPr="00803A14">
              <w:rPr>
                <w:sz w:val="18"/>
                <w:szCs w:val="18"/>
              </w:rPr>
              <w:t>SE</w:t>
            </w:r>
          </w:p>
        </w:tc>
        <w:tc>
          <w:tcPr>
            <w:tcW w:w="1772" w:type="dxa"/>
            <w:tcBorders>
              <w:top w:val="nil"/>
              <w:bottom w:val="nil"/>
            </w:tcBorders>
            <w:shd w:val="clear" w:color="auto" w:fill="auto"/>
            <w:noWrap/>
            <w:hideMark/>
          </w:tcPr>
          <w:p w14:paraId="718FFD8C" w14:textId="77777777" w:rsidR="007D5B41" w:rsidRPr="00803A14" w:rsidRDefault="007D5B41" w:rsidP="00AD643E">
            <w:pPr>
              <w:widowControl w:val="0"/>
              <w:jc w:val="center"/>
              <w:rPr>
                <w:sz w:val="18"/>
                <w:szCs w:val="18"/>
              </w:rPr>
            </w:pPr>
            <w:r w:rsidRPr="00803A14">
              <w:rPr>
                <w:sz w:val="18"/>
                <w:szCs w:val="18"/>
              </w:rPr>
              <w:t>1.16</w:t>
            </w:r>
          </w:p>
        </w:tc>
        <w:tc>
          <w:tcPr>
            <w:tcW w:w="1772" w:type="dxa"/>
            <w:tcBorders>
              <w:top w:val="nil"/>
              <w:bottom w:val="nil"/>
            </w:tcBorders>
            <w:shd w:val="clear" w:color="auto" w:fill="auto"/>
            <w:noWrap/>
            <w:hideMark/>
          </w:tcPr>
          <w:p w14:paraId="3BFECF02" w14:textId="77777777" w:rsidR="007D5B41" w:rsidRPr="00803A14" w:rsidRDefault="007D5B41" w:rsidP="00AD643E">
            <w:pPr>
              <w:widowControl w:val="0"/>
              <w:jc w:val="center"/>
              <w:rPr>
                <w:sz w:val="18"/>
                <w:szCs w:val="18"/>
              </w:rPr>
            </w:pPr>
            <w:r w:rsidRPr="00803A14">
              <w:rPr>
                <w:sz w:val="18"/>
                <w:szCs w:val="18"/>
              </w:rPr>
              <w:t>0.26</w:t>
            </w:r>
          </w:p>
        </w:tc>
        <w:tc>
          <w:tcPr>
            <w:tcW w:w="1772" w:type="dxa"/>
            <w:tcBorders>
              <w:top w:val="nil"/>
              <w:bottom w:val="nil"/>
            </w:tcBorders>
            <w:shd w:val="clear" w:color="auto" w:fill="auto"/>
            <w:noWrap/>
            <w:hideMark/>
          </w:tcPr>
          <w:p w14:paraId="39584FFA" w14:textId="77777777" w:rsidR="007D5B41" w:rsidRPr="00803A14" w:rsidRDefault="007D5B41" w:rsidP="00AD643E">
            <w:pPr>
              <w:widowControl w:val="0"/>
              <w:jc w:val="center"/>
              <w:rPr>
                <w:sz w:val="18"/>
                <w:szCs w:val="18"/>
              </w:rPr>
            </w:pPr>
            <w:r w:rsidRPr="00803A14">
              <w:rPr>
                <w:sz w:val="18"/>
                <w:szCs w:val="18"/>
              </w:rPr>
              <w:t>0.90</w:t>
            </w:r>
          </w:p>
        </w:tc>
      </w:tr>
      <w:tr w:rsidR="007D5B41" w:rsidRPr="00803A14" w14:paraId="18316382" w14:textId="77777777" w:rsidTr="00AD643E">
        <w:trPr>
          <w:trHeight w:val="170"/>
          <w:jc w:val="center"/>
        </w:trPr>
        <w:tc>
          <w:tcPr>
            <w:tcW w:w="1772" w:type="dxa"/>
            <w:tcBorders>
              <w:top w:val="nil"/>
              <w:bottom w:val="nil"/>
            </w:tcBorders>
            <w:shd w:val="clear" w:color="auto" w:fill="auto"/>
            <w:noWrap/>
            <w:hideMark/>
          </w:tcPr>
          <w:p w14:paraId="1B4CFAB8" w14:textId="77777777" w:rsidR="007D5B41" w:rsidRPr="00803A14" w:rsidRDefault="007D5B41" w:rsidP="00AD643E">
            <w:pPr>
              <w:widowControl w:val="0"/>
              <w:rPr>
                <w:sz w:val="18"/>
                <w:szCs w:val="18"/>
              </w:rPr>
            </w:pPr>
            <w:r w:rsidRPr="00803A14">
              <w:rPr>
                <w:sz w:val="18"/>
                <w:szCs w:val="18"/>
              </w:rPr>
              <w:t>S</w:t>
            </w:r>
          </w:p>
        </w:tc>
        <w:tc>
          <w:tcPr>
            <w:tcW w:w="1772" w:type="dxa"/>
            <w:tcBorders>
              <w:top w:val="nil"/>
              <w:bottom w:val="nil"/>
            </w:tcBorders>
            <w:shd w:val="clear" w:color="auto" w:fill="auto"/>
            <w:noWrap/>
            <w:hideMark/>
          </w:tcPr>
          <w:p w14:paraId="733B297A" w14:textId="77777777" w:rsidR="007D5B41" w:rsidRPr="00803A14" w:rsidRDefault="007D5B41" w:rsidP="00AD643E">
            <w:pPr>
              <w:widowControl w:val="0"/>
              <w:jc w:val="center"/>
              <w:rPr>
                <w:sz w:val="18"/>
                <w:szCs w:val="18"/>
              </w:rPr>
            </w:pPr>
            <w:r w:rsidRPr="00803A14">
              <w:rPr>
                <w:sz w:val="18"/>
                <w:szCs w:val="18"/>
              </w:rPr>
              <w:t>0.42</w:t>
            </w:r>
          </w:p>
        </w:tc>
        <w:tc>
          <w:tcPr>
            <w:tcW w:w="1772" w:type="dxa"/>
            <w:tcBorders>
              <w:top w:val="nil"/>
              <w:bottom w:val="nil"/>
            </w:tcBorders>
            <w:shd w:val="clear" w:color="auto" w:fill="auto"/>
            <w:noWrap/>
            <w:hideMark/>
          </w:tcPr>
          <w:p w14:paraId="3FB315D8" w14:textId="77777777" w:rsidR="007D5B41" w:rsidRPr="00803A14" w:rsidRDefault="007D5B41" w:rsidP="00AD643E">
            <w:pPr>
              <w:widowControl w:val="0"/>
              <w:jc w:val="center"/>
              <w:rPr>
                <w:sz w:val="18"/>
                <w:szCs w:val="18"/>
              </w:rPr>
            </w:pPr>
            <w:r w:rsidRPr="00803A14">
              <w:rPr>
                <w:sz w:val="18"/>
                <w:szCs w:val="18"/>
              </w:rPr>
              <w:t>0.06</w:t>
            </w:r>
          </w:p>
        </w:tc>
        <w:tc>
          <w:tcPr>
            <w:tcW w:w="1772" w:type="dxa"/>
            <w:tcBorders>
              <w:top w:val="nil"/>
              <w:bottom w:val="nil"/>
            </w:tcBorders>
            <w:shd w:val="clear" w:color="auto" w:fill="auto"/>
            <w:noWrap/>
            <w:hideMark/>
          </w:tcPr>
          <w:p w14:paraId="5459E84B" w14:textId="77777777" w:rsidR="007D5B41" w:rsidRPr="00803A14" w:rsidRDefault="007D5B41" w:rsidP="00AD643E">
            <w:pPr>
              <w:widowControl w:val="0"/>
              <w:jc w:val="center"/>
              <w:rPr>
                <w:sz w:val="18"/>
                <w:szCs w:val="18"/>
              </w:rPr>
            </w:pPr>
            <w:r w:rsidRPr="00803A14">
              <w:rPr>
                <w:sz w:val="18"/>
                <w:szCs w:val="18"/>
              </w:rPr>
              <w:t>0.36</w:t>
            </w:r>
          </w:p>
        </w:tc>
      </w:tr>
      <w:tr w:rsidR="007D5B41" w:rsidRPr="00803A14" w14:paraId="6B6A8FD9" w14:textId="77777777" w:rsidTr="00AD643E">
        <w:trPr>
          <w:trHeight w:val="170"/>
          <w:jc w:val="center"/>
        </w:trPr>
        <w:tc>
          <w:tcPr>
            <w:tcW w:w="1772" w:type="dxa"/>
            <w:tcBorders>
              <w:top w:val="nil"/>
              <w:bottom w:val="nil"/>
            </w:tcBorders>
            <w:shd w:val="clear" w:color="auto" w:fill="auto"/>
            <w:noWrap/>
            <w:hideMark/>
          </w:tcPr>
          <w:p w14:paraId="39C33909" w14:textId="77777777" w:rsidR="007D5B41" w:rsidRPr="00803A14" w:rsidRDefault="007D5B41" w:rsidP="00AD643E">
            <w:pPr>
              <w:widowControl w:val="0"/>
              <w:rPr>
                <w:sz w:val="18"/>
                <w:szCs w:val="18"/>
              </w:rPr>
            </w:pPr>
            <w:r w:rsidRPr="00803A14">
              <w:rPr>
                <w:sz w:val="18"/>
                <w:szCs w:val="18"/>
              </w:rPr>
              <w:t>SW</w:t>
            </w:r>
          </w:p>
        </w:tc>
        <w:tc>
          <w:tcPr>
            <w:tcW w:w="1772" w:type="dxa"/>
            <w:tcBorders>
              <w:top w:val="nil"/>
              <w:bottom w:val="nil"/>
            </w:tcBorders>
            <w:shd w:val="clear" w:color="auto" w:fill="auto"/>
            <w:noWrap/>
            <w:hideMark/>
          </w:tcPr>
          <w:p w14:paraId="116FDAB3" w14:textId="77777777" w:rsidR="007D5B41" w:rsidRPr="00803A14" w:rsidRDefault="007D5B41" w:rsidP="00AD643E">
            <w:pPr>
              <w:widowControl w:val="0"/>
              <w:jc w:val="center"/>
              <w:rPr>
                <w:sz w:val="18"/>
                <w:szCs w:val="18"/>
              </w:rPr>
            </w:pPr>
            <w:r w:rsidRPr="00803A14">
              <w:rPr>
                <w:sz w:val="18"/>
                <w:szCs w:val="18"/>
              </w:rPr>
              <w:t>0.86</w:t>
            </w:r>
          </w:p>
        </w:tc>
        <w:tc>
          <w:tcPr>
            <w:tcW w:w="1772" w:type="dxa"/>
            <w:tcBorders>
              <w:top w:val="nil"/>
              <w:bottom w:val="nil"/>
            </w:tcBorders>
            <w:shd w:val="clear" w:color="auto" w:fill="auto"/>
            <w:noWrap/>
            <w:hideMark/>
          </w:tcPr>
          <w:p w14:paraId="0B25C2FF" w14:textId="77777777" w:rsidR="007D5B41" w:rsidRPr="00803A14" w:rsidRDefault="007D5B41" w:rsidP="00AD643E">
            <w:pPr>
              <w:widowControl w:val="0"/>
              <w:jc w:val="center"/>
              <w:rPr>
                <w:sz w:val="18"/>
                <w:szCs w:val="18"/>
              </w:rPr>
            </w:pPr>
            <w:r w:rsidRPr="00803A14">
              <w:rPr>
                <w:sz w:val="18"/>
                <w:szCs w:val="18"/>
              </w:rPr>
              <w:t>0.34</w:t>
            </w:r>
          </w:p>
        </w:tc>
        <w:tc>
          <w:tcPr>
            <w:tcW w:w="1772" w:type="dxa"/>
            <w:tcBorders>
              <w:top w:val="nil"/>
              <w:bottom w:val="nil"/>
            </w:tcBorders>
            <w:shd w:val="clear" w:color="auto" w:fill="auto"/>
            <w:noWrap/>
            <w:hideMark/>
          </w:tcPr>
          <w:p w14:paraId="42B66C6E" w14:textId="77777777" w:rsidR="007D5B41" w:rsidRPr="00803A14" w:rsidRDefault="007D5B41" w:rsidP="00AD643E">
            <w:pPr>
              <w:widowControl w:val="0"/>
              <w:jc w:val="center"/>
              <w:rPr>
                <w:sz w:val="18"/>
                <w:szCs w:val="18"/>
              </w:rPr>
            </w:pPr>
            <w:r w:rsidRPr="00803A14">
              <w:rPr>
                <w:sz w:val="18"/>
                <w:szCs w:val="18"/>
              </w:rPr>
              <w:t>0.52</w:t>
            </w:r>
          </w:p>
        </w:tc>
      </w:tr>
      <w:tr w:rsidR="007D5B41" w:rsidRPr="00803A14" w14:paraId="4C53F9FC" w14:textId="77777777" w:rsidTr="00AD643E">
        <w:trPr>
          <w:trHeight w:val="170"/>
          <w:jc w:val="center"/>
        </w:trPr>
        <w:tc>
          <w:tcPr>
            <w:tcW w:w="1772" w:type="dxa"/>
            <w:tcBorders>
              <w:top w:val="nil"/>
              <w:bottom w:val="nil"/>
            </w:tcBorders>
            <w:shd w:val="clear" w:color="auto" w:fill="auto"/>
            <w:noWrap/>
            <w:hideMark/>
          </w:tcPr>
          <w:p w14:paraId="721D7A81" w14:textId="77777777" w:rsidR="007D5B41" w:rsidRPr="00803A14" w:rsidRDefault="007D5B41" w:rsidP="00AD643E">
            <w:pPr>
              <w:widowControl w:val="0"/>
              <w:rPr>
                <w:sz w:val="18"/>
                <w:szCs w:val="18"/>
              </w:rPr>
            </w:pPr>
            <w:r w:rsidRPr="00803A14">
              <w:rPr>
                <w:sz w:val="18"/>
                <w:szCs w:val="18"/>
              </w:rPr>
              <w:t>W</w:t>
            </w:r>
          </w:p>
        </w:tc>
        <w:tc>
          <w:tcPr>
            <w:tcW w:w="1772" w:type="dxa"/>
            <w:tcBorders>
              <w:top w:val="nil"/>
              <w:bottom w:val="nil"/>
            </w:tcBorders>
            <w:shd w:val="clear" w:color="auto" w:fill="auto"/>
            <w:noWrap/>
            <w:hideMark/>
          </w:tcPr>
          <w:p w14:paraId="6FF19EAC" w14:textId="77777777" w:rsidR="007D5B41" w:rsidRPr="00803A14" w:rsidRDefault="007D5B41" w:rsidP="00AD643E">
            <w:pPr>
              <w:widowControl w:val="0"/>
              <w:jc w:val="center"/>
              <w:rPr>
                <w:sz w:val="18"/>
                <w:szCs w:val="18"/>
              </w:rPr>
            </w:pPr>
            <w:r w:rsidRPr="00803A14">
              <w:rPr>
                <w:sz w:val="18"/>
                <w:szCs w:val="18"/>
              </w:rPr>
              <w:t>1.42</w:t>
            </w:r>
          </w:p>
        </w:tc>
        <w:tc>
          <w:tcPr>
            <w:tcW w:w="1772" w:type="dxa"/>
            <w:tcBorders>
              <w:top w:val="nil"/>
              <w:bottom w:val="nil"/>
            </w:tcBorders>
            <w:shd w:val="clear" w:color="auto" w:fill="auto"/>
            <w:noWrap/>
            <w:hideMark/>
          </w:tcPr>
          <w:p w14:paraId="23611769" w14:textId="77777777" w:rsidR="007D5B41" w:rsidRPr="00803A14" w:rsidRDefault="007D5B41" w:rsidP="00AD643E">
            <w:pPr>
              <w:widowControl w:val="0"/>
              <w:jc w:val="center"/>
              <w:rPr>
                <w:sz w:val="18"/>
                <w:szCs w:val="18"/>
              </w:rPr>
            </w:pPr>
            <w:r w:rsidRPr="00803A14">
              <w:rPr>
                <w:sz w:val="18"/>
                <w:szCs w:val="18"/>
              </w:rPr>
              <w:t>0.45</w:t>
            </w:r>
          </w:p>
        </w:tc>
        <w:tc>
          <w:tcPr>
            <w:tcW w:w="1772" w:type="dxa"/>
            <w:tcBorders>
              <w:top w:val="nil"/>
              <w:bottom w:val="nil"/>
            </w:tcBorders>
            <w:shd w:val="clear" w:color="auto" w:fill="auto"/>
            <w:noWrap/>
            <w:hideMark/>
          </w:tcPr>
          <w:p w14:paraId="5ECBD269" w14:textId="77777777" w:rsidR="007D5B41" w:rsidRPr="00803A14" w:rsidRDefault="007D5B41" w:rsidP="00AD643E">
            <w:pPr>
              <w:widowControl w:val="0"/>
              <w:jc w:val="center"/>
              <w:rPr>
                <w:sz w:val="18"/>
                <w:szCs w:val="18"/>
              </w:rPr>
            </w:pPr>
            <w:r w:rsidRPr="00803A14">
              <w:rPr>
                <w:sz w:val="18"/>
                <w:szCs w:val="18"/>
              </w:rPr>
              <w:t>0.97</w:t>
            </w:r>
          </w:p>
        </w:tc>
      </w:tr>
      <w:tr w:rsidR="007D5B41" w:rsidRPr="00803A14" w14:paraId="7B6411D5" w14:textId="77777777" w:rsidTr="007B17D5">
        <w:trPr>
          <w:trHeight w:val="170"/>
          <w:jc w:val="center"/>
        </w:trPr>
        <w:tc>
          <w:tcPr>
            <w:tcW w:w="1772" w:type="dxa"/>
            <w:tcBorders>
              <w:top w:val="nil"/>
              <w:bottom w:val="nil"/>
            </w:tcBorders>
            <w:shd w:val="clear" w:color="auto" w:fill="auto"/>
            <w:noWrap/>
            <w:hideMark/>
          </w:tcPr>
          <w:p w14:paraId="4CAA0B58" w14:textId="77777777" w:rsidR="007D5B41" w:rsidRPr="00803A14" w:rsidRDefault="007D5B41" w:rsidP="00AD643E">
            <w:pPr>
              <w:widowControl w:val="0"/>
              <w:rPr>
                <w:sz w:val="18"/>
                <w:szCs w:val="18"/>
              </w:rPr>
            </w:pPr>
            <w:r w:rsidRPr="00803A14">
              <w:rPr>
                <w:sz w:val="18"/>
                <w:szCs w:val="18"/>
              </w:rPr>
              <w:t>NW</w:t>
            </w:r>
          </w:p>
        </w:tc>
        <w:tc>
          <w:tcPr>
            <w:tcW w:w="1772" w:type="dxa"/>
            <w:tcBorders>
              <w:top w:val="nil"/>
              <w:bottom w:val="nil"/>
            </w:tcBorders>
            <w:shd w:val="clear" w:color="auto" w:fill="auto"/>
            <w:noWrap/>
            <w:hideMark/>
          </w:tcPr>
          <w:p w14:paraId="3281FDCB" w14:textId="77777777" w:rsidR="007D5B41" w:rsidRPr="00803A14" w:rsidRDefault="007D5B41" w:rsidP="00AD643E">
            <w:pPr>
              <w:widowControl w:val="0"/>
              <w:jc w:val="center"/>
              <w:rPr>
                <w:sz w:val="18"/>
                <w:szCs w:val="18"/>
              </w:rPr>
            </w:pPr>
            <w:r w:rsidRPr="00803A14">
              <w:rPr>
                <w:sz w:val="18"/>
                <w:szCs w:val="18"/>
              </w:rPr>
              <w:t>2.08</w:t>
            </w:r>
          </w:p>
        </w:tc>
        <w:tc>
          <w:tcPr>
            <w:tcW w:w="1772" w:type="dxa"/>
            <w:tcBorders>
              <w:top w:val="nil"/>
              <w:bottom w:val="nil"/>
            </w:tcBorders>
            <w:shd w:val="clear" w:color="auto" w:fill="auto"/>
            <w:noWrap/>
            <w:hideMark/>
          </w:tcPr>
          <w:p w14:paraId="3FF231E2" w14:textId="77777777" w:rsidR="007D5B41" w:rsidRPr="00803A14" w:rsidRDefault="007D5B41" w:rsidP="00AD643E">
            <w:pPr>
              <w:widowControl w:val="0"/>
              <w:jc w:val="center"/>
              <w:rPr>
                <w:sz w:val="18"/>
                <w:szCs w:val="18"/>
              </w:rPr>
            </w:pPr>
            <w:r w:rsidRPr="00803A14">
              <w:rPr>
                <w:sz w:val="18"/>
                <w:szCs w:val="18"/>
              </w:rPr>
              <w:t>0.81</w:t>
            </w:r>
          </w:p>
        </w:tc>
        <w:tc>
          <w:tcPr>
            <w:tcW w:w="1772" w:type="dxa"/>
            <w:tcBorders>
              <w:top w:val="nil"/>
              <w:bottom w:val="nil"/>
            </w:tcBorders>
            <w:shd w:val="clear" w:color="auto" w:fill="auto"/>
            <w:noWrap/>
            <w:hideMark/>
          </w:tcPr>
          <w:p w14:paraId="49707C79" w14:textId="77777777" w:rsidR="007D5B41" w:rsidRPr="00803A14" w:rsidRDefault="007D5B41" w:rsidP="00AD643E">
            <w:pPr>
              <w:widowControl w:val="0"/>
              <w:jc w:val="center"/>
              <w:rPr>
                <w:sz w:val="18"/>
                <w:szCs w:val="18"/>
              </w:rPr>
            </w:pPr>
            <w:r w:rsidRPr="00803A14">
              <w:rPr>
                <w:sz w:val="18"/>
                <w:szCs w:val="18"/>
              </w:rPr>
              <w:t>1.27</w:t>
            </w:r>
          </w:p>
        </w:tc>
      </w:tr>
      <w:tr w:rsidR="007D5B41" w:rsidRPr="00803A14" w14:paraId="0CE00255" w14:textId="77777777" w:rsidTr="007B17D5">
        <w:trPr>
          <w:trHeight w:val="170"/>
          <w:jc w:val="center"/>
        </w:trPr>
        <w:tc>
          <w:tcPr>
            <w:tcW w:w="1772" w:type="dxa"/>
            <w:tcBorders>
              <w:top w:val="nil"/>
              <w:bottom w:val="single" w:sz="12" w:space="0" w:color="auto"/>
            </w:tcBorders>
            <w:shd w:val="clear" w:color="auto" w:fill="auto"/>
            <w:noWrap/>
            <w:hideMark/>
          </w:tcPr>
          <w:p w14:paraId="490D1D74" w14:textId="77777777" w:rsidR="007D5B41" w:rsidRPr="00803A14" w:rsidRDefault="007D5B41" w:rsidP="00AD643E">
            <w:pPr>
              <w:widowControl w:val="0"/>
              <w:rPr>
                <w:sz w:val="18"/>
                <w:szCs w:val="18"/>
              </w:rPr>
            </w:pPr>
            <w:r w:rsidRPr="00803A14">
              <w:rPr>
                <w:sz w:val="18"/>
                <w:szCs w:val="18"/>
              </w:rPr>
              <w:t>Total</w:t>
            </w:r>
          </w:p>
        </w:tc>
        <w:tc>
          <w:tcPr>
            <w:tcW w:w="1772" w:type="dxa"/>
            <w:tcBorders>
              <w:top w:val="nil"/>
              <w:bottom w:val="single" w:sz="12" w:space="0" w:color="auto"/>
            </w:tcBorders>
            <w:shd w:val="clear" w:color="auto" w:fill="auto"/>
            <w:noWrap/>
            <w:hideMark/>
          </w:tcPr>
          <w:p w14:paraId="172FB566" w14:textId="77777777" w:rsidR="007D5B41" w:rsidRPr="00803A14" w:rsidRDefault="007D5B41" w:rsidP="00AD643E">
            <w:pPr>
              <w:widowControl w:val="0"/>
              <w:jc w:val="center"/>
              <w:rPr>
                <w:sz w:val="18"/>
                <w:szCs w:val="18"/>
              </w:rPr>
            </w:pPr>
            <w:r w:rsidRPr="00803A14">
              <w:rPr>
                <w:sz w:val="18"/>
                <w:szCs w:val="18"/>
              </w:rPr>
              <w:t>11.56</w:t>
            </w:r>
          </w:p>
        </w:tc>
        <w:tc>
          <w:tcPr>
            <w:tcW w:w="1772" w:type="dxa"/>
            <w:tcBorders>
              <w:top w:val="nil"/>
              <w:bottom w:val="single" w:sz="12" w:space="0" w:color="auto"/>
            </w:tcBorders>
            <w:shd w:val="clear" w:color="auto" w:fill="auto"/>
            <w:noWrap/>
            <w:hideMark/>
          </w:tcPr>
          <w:p w14:paraId="1C4EBDC2" w14:textId="77777777" w:rsidR="007D5B41" w:rsidRPr="00803A14" w:rsidRDefault="007D5B41" w:rsidP="00AD643E">
            <w:pPr>
              <w:widowControl w:val="0"/>
              <w:jc w:val="center"/>
              <w:rPr>
                <w:sz w:val="18"/>
                <w:szCs w:val="18"/>
              </w:rPr>
            </w:pPr>
            <w:r w:rsidRPr="00803A14">
              <w:rPr>
                <w:sz w:val="18"/>
                <w:szCs w:val="18"/>
              </w:rPr>
              <w:t>6.21</w:t>
            </w:r>
          </w:p>
        </w:tc>
        <w:tc>
          <w:tcPr>
            <w:tcW w:w="1772" w:type="dxa"/>
            <w:tcBorders>
              <w:top w:val="nil"/>
              <w:bottom w:val="single" w:sz="12" w:space="0" w:color="auto"/>
            </w:tcBorders>
            <w:shd w:val="clear" w:color="auto" w:fill="auto"/>
            <w:noWrap/>
            <w:hideMark/>
          </w:tcPr>
          <w:p w14:paraId="13D27BB1" w14:textId="77777777" w:rsidR="007D5B41" w:rsidRPr="00803A14" w:rsidRDefault="007D5B41" w:rsidP="00AD643E">
            <w:pPr>
              <w:widowControl w:val="0"/>
              <w:jc w:val="center"/>
              <w:rPr>
                <w:sz w:val="18"/>
                <w:szCs w:val="18"/>
              </w:rPr>
            </w:pPr>
            <w:r w:rsidRPr="00803A14">
              <w:rPr>
                <w:sz w:val="18"/>
                <w:szCs w:val="18"/>
              </w:rPr>
              <w:t>5.36</w:t>
            </w:r>
          </w:p>
        </w:tc>
      </w:tr>
    </w:tbl>
    <w:p w14:paraId="08C61FDE" w14:textId="445554B5" w:rsidR="00CA2228" w:rsidRPr="00CA2228" w:rsidRDefault="00CA2228" w:rsidP="00AD643E">
      <w:pPr>
        <w:spacing w:before="120"/>
        <w:rPr>
          <w:lang w:val="vi-VN"/>
        </w:rPr>
      </w:pPr>
      <w:r>
        <w:t>T</w:t>
      </w:r>
      <w:r w:rsidRPr="00CA2228">
        <w:t xml:space="preserve">he </w:t>
      </w:r>
      <w:r>
        <w:t>S</w:t>
      </w:r>
      <w:r w:rsidRPr="00CA2228">
        <w:t xml:space="preserve">outhern direction </w:t>
      </w:r>
      <w:r>
        <w:t>has</w:t>
      </w:r>
      <w:r w:rsidRPr="00CA2228">
        <w:t xml:space="preserve"> the lowest expansion in terms of area, with an increase of only 0.42 square </w:t>
      </w:r>
      <w:r w:rsidR="006B6CCE" w:rsidRPr="00CA2228">
        <w:t>kilomet</w:t>
      </w:r>
      <w:r w:rsidR="006B6CCE">
        <w:t>re</w:t>
      </w:r>
      <w:r w:rsidR="006B6CCE" w:rsidRPr="00CA2228">
        <w:t>s</w:t>
      </w:r>
      <w:r w:rsidRPr="00CA2228">
        <w:t xml:space="preserve">, followed by the </w:t>
      </w:r>
      <w:r>
        <w:t>N</w:t>
      </w:r>
      <w:r w:rsidRPr="00CA2228">
        <w:t xml:space="preserve">orthern direction with 0.67 square </w:t>
      </w:r>
      <w:r w:rsidR="006B6CCE" w:rsidRPr="00CA2228">
        <w:t>kilomet</w:t>
      </w:r>
      <w:r w:rsidR="006B6CCE">
        <w:t>re</w:t>
      </w:r>
      <w:r w:rsidR="006B6CCE" w:rsidRPr="00CA2228">
        <w:t>s</w:t>
      </w:r>
      <w:r w:rsidRPr="00CA2228">
        <w:t xml:space="preserve">. </w:t>
      </w:r>
      <w:r w:rsidR="00894402" w:rsidRPr="00894402">
        <w:t xml:space="preserve">Although, in the overall 10-year period from 2013 to 2023, the Eastern area had the most significant increase in a built-up area, during the initial 5 years of the first period (2013-2018), this area had </w:t>
      </w:r>
      <w:r w:rsidR="00DC6060">
        <w:t>a</w:t>
      </w:r>
      <w:r w:rsidR="00DC6060">
        <w:rPr>
          <w:lang w:val="vi-VN"/>
        </w:rPr>
        <w:t xml:space="preserve"> </w:t>
      </w:r>
      <w:r w:rsidR="00894402" w:rsidRPr="00894402">
        <w:t>minimal expansion, specifically just a</w:t>
      </w:r>
      <w:r w:rsidR="006B6CCE">
        <w:t xml:space="preserve">n </w:t>
      </w:r>
      <w:r w:rsidR="006B6CCE" w:rsidRPr="00894402">
        <w:t>increase</w:t>
      </w:r>
      <w:r w:rsidR="006B6CCE">
        <w:t xml:space="preserve"> of</w:t>
      </w:r>
      <w:r w:rsidR="00894402" w:rsidRPr="00894402">
        <w:t xml:space="preserve"> 0.57 square </w:t>
      </w:r>
      <w:r w:rsidR="006B6CCE" w:rsidRPr="00894402">
        <w:t>kilomet</w:t>
      </w:r>
      <w:r w:rsidR="006B6CCE">
        <w:t>re</w:t>
      </w:r>
      <w:r w:rsidRPr="00CA2228">
        <w:t xml:space="preserve">. The substantial increase in </w:t>
      </w:r>
      <w:r w:rsidR="006B6CCE">
        <w:t xml:space="preserve">a </w:t>
      </w:r>
      <w:r>
        <w:t>b</w:t>
      </w:r>
      <w:r w:rsidRPr="00CA2228">
        <w:t xml:space="preserve">uilt-up area in this direction </w:t>
      </w:r>
      <w:r w:rsidRPr="00CA2228">
        <w:lastRenderedPageBreak/>
        <w:t xml:space="preserve">occurred primarily during the subsequent 5 years (2018-2023) with an expansion of 2.46 square </w:t>
      </w:r>
      <w:r w:rsidR="006B6CCE" w:rsidRPr="00CA2228">
        <w:t>kilomet</w:t>
      </w:r>
      <w:r w:rsidR="006B6CCE">
        <w:t>re</w:t>
      </w:r>
      <w:r w:rsidR="006B6CCE" w:rsidRPr="00CA2228">
        <w:t>s</w:t>
      </w:r>
      <w:r w:rsidRPr="00CA2228">
        <w:t xml:space="preserve">. This rapid expansion also took place in areas farther from the city </w:t>
      </w:r>
      <w:r w:rsidR="006B6CCE" w:rsidRPr="00CA2228">
        <w:t>cent</w:t>
      </w:r>
      <w:r w:rsidR="006B6CCE">
        <w:t>re</w:t>
      </w:r>
      <w:r w:rsidRPr="00CA2228">
        <w:t xml:space="preserve">, with </w:t>
      </w:r>
      <w:r w:rsidR="0083127E">
        <w:t xml:space="preserve">a </w:t>
      </w:r>
      <w:r>
        <w:t>radius</w:t>
      </w:r>
      <w:r w:rsidRPr="00CA2228">
        <w:t xml:space="preserve"> ranging from 10 to 15 </w:t>
      </w:r>
      <w:r w:rsidR="006B6CCE" w:rsidRPr="00CA2228">
        <w:t>kilomet</w:t>
      </w:r>
      <w:r w:rsidR="006B6CCE">
        <w:t>re</w:t>
      </w:r>
      <w:r w:rsidR="006B6CCE" w:rsidRPr="00CA2228">
        <w:t>s</w:t>
      </w:r>
      <w:r w:rsidRPr="00CA2228">
        <w:t xml:space="preserve">, while the areas closer to the </w:t>
      </w:r>
      <w:r w:rsidR="006B6CCE" w:rsidRPr="00CA2228">
        <w:t>cent</w:t>
      </w:r>
      <w:r w:rsidR="006B6CCE">
        <w:t>re</w:t>
      </w:r>
      <w:r w:rsidR="006B6CCE" w:rsidRPr="00CA2228">
        <w:t xml:space="preserve"> </w:t>
      </w:r>
      <w:r w:rsidRPr="00CA2228">
        <w:t xml:space="preserve">(with </w:t>
      </w:r>
      <w:r w:rsidR="0083127E">
        <w:t xml:space="preserve">a </w:t>
      </w:r>
      <w:r>
        <w:t>radius</w:t>
      </w:r>
      <w:r w:rsidRPr="00CA2228">
        <w:t xml:space="preserve"> of 0-5 </w:t>
      </w:r>
      <w:r w:rsidR="006B6CCE" w:rsidRPr="00CA2228">
        <w:t>kilomet</w:t>
      </w:r>
      <w:r w:rsidR="006B6CCE">
        <w:t>re</w:t>
      </w:r>
      <w:r w:rsidR="006B6CCE" w:rsidRPr="00CA2228">
        <w:t xml:space="preserve">s </w:t>
      </w:r>
      <w:r w:rsidRPr="00CA2228">
        <w:t xml:space="preserve">and 5-10 </w:t>
      </w:r>
      <w:r w:rsidR="006B6CCE" w:rsidRPr="00CA2228">
        <w:t>kilomet</w:t>
      </w:r>
      <w:r w:rsidR="006B6CCE">
        <w:t>re</w:t>
      </w:r>
      <w:r w:rsidR="006B6CCE" w:rsidRPr="00CA2228">
        <w:t>s</w:t>
      </w:r>
      <w:r w:rsidRPr="00CA2228">
        <w:t xml:space="preserve">) did not show </w:t>
      </w:r>
      <w:r w:rsidR="00DC6060" w:rsidRPr="00DC6060">
        <w:t>exhibit significant expansion in the built-up area during this period</w:t>
      </w:r>
      <w:r w:rsidRPr="00CA2228">
        <w:t>.</w:t>
      </w:r>
      <w:r>
        <w:rPr>
          <w:lang w:val="vi-VN"/>
        </w:rPr>
        <w:t xml:space="preserve"> </w:t>
      </w:r>
      <w:r>
        <w:t>For</w:t>
      </w:r>
      <w:r w:rsidRPr="00CA2228">
        <w:t xml:space="preserve"> the </w:t>
      </w:r>
      <w:r>
        <w:t>N</w:t>
      </w:r>
      <w:r w:rsidRPr="00CA2228">
        <w:t>orth</w:t>
      </w:r>
      <w:ins w:id="31" w:author="Tung Dao" w:date="2024-06-12T14:22:00Z" w16du:dateUtc="2024-06-12T07:22:00Z">
        <w:r w:rsidR="00271818">
          <w:t>-</w:t>
        </w:r>
      </w:ins>
      <w:r w:rsidRPr="00CA2228">
        <w:t xml:space="preserve">west direction, the second 5-year period (2018-2023) did not witness a substantial increase in area, whereas the first 5 years (2013-2018) saw a significant expansion of the </w:t>
      </w:r>
      <w:r>
        <w:t>b</w:t>
      </w:r>
      <w:r w:rsidRPr="00CA2228">
        <w:t xml:space="preserve">uilt-up area, covering an area of 1.27 square </w:t>
      </w:r>
      <w:r w:rsidR="006B6CCE" w:rsidRPr="00CA2228">
        <w:t>kilomet</w:t>
      </w:r>
      <w:r w:rsidR="006B6CCE">
        <w:t>re</w:t>
      </w:r>
      <w:r w:rsidR="006B6CCE" w:rsidRPr="00CA2228">
        <w:t>s</w:t>
      </w:r>
      <w:r w:rsidRPr="00CA2228">
        <w:t xml:space="preserve">. </w:t>
      </w:r>
      <w:r w:rsidR="00321759" w:rsidRPr="00321759">
        <w:t>In the North</w:t>
      </w:r>
      <w:ins w:id="32" w:author="Tung Dao" w:date="2024-06-12T14:22:00Z" w16du:dateUtc="2024-06-12T07:22:00Z">
        <w:r w:rsidR="00271818">
          <w:t>-</w:t>
        </w:r>
      </w:ins>
      <w:r w:rsidR="00321759" w:rsidRPr="00321759">
        <w:t xml:space="preserve">west direction, the built-up area primarily increased within the 10-15 </w:t>
      </w:r>
      <w:r w:rsidR="006B6CCE" w:rsidRPr="00321759">
        <w:t>kilomet</w:t>
      </w:r>
      <w:r w:rsidR="006B6CCE">
        <w:t>re</w:t>
      </w:r>
      <w:r w:rsidR="006B6CCE" w:rsidRPr="00321759">
        <w:t xml:space="preserve">s </w:t>
      </w:r>
      <w:r w:rsidR="00321759" w:rsidRPr="00321759">
        <w:t xml:space="preserve">radius, while in the central (0-5 </w:t>
      </w:r>
      <w:r w:rsidR="006B6CCE" w:rsidRPr="00321759">
        <w:t>kilomet</w:t>
      </w:r>
      <w:r w:rsidR="006B6CCE">
        <w:t>re</w:t>
      </w:r>
      <w:r w:rsidR="006B6CCE" w:rsidRPr="00321759">
        <w:t xml:space="preserve">s </w:t>
      </w:r>
      <w:r w:rsidR="00321759" w:rsidRPr="00321759">
        <w:t>radius), the expansion was slower.</w:t>
      </w:r>
    </w:p>
    <w:p w14:paraId="33C148D6" w14:textId="77777777" w:rsidR="00C22B77" w:rsidRPr="00C22B77" w:rsidRDefault="00C22B77" w:rsidP="00C22B77">
      <w:pPr>
        <w:rPr>
          <w:lang w:val="vi-VN"/>
        </w:rPr>
      </w:pPr>
    </w:p>
    <w:p w14:paraId="191414A2" w14:textId="23264AE4" w:rsidR="002E2C44" w:rsidRPr="002E2C44" w:rsidRDefault="00316A11" w:rsidP="002E2C44">
      <w:pPr>
        <w:tabs>
          <w:tab w:val="num" w:pos="720"/>
        </w:tabs>
      </w:pPr>
      <w:r w:rsidRPr="00316A11">
        <w:t>The study has demonstrated that the growth of the built-up area within a 15-</w:t>
      </w:r>
      <w:r w:rsidR="006B6CCE" w:rsidRPr="00316A11">
        <w:t>kilomet</w:t>
      </w:r>
      <w:r w:rsidR="006B6CCE">
        <w:t>re</w:t>
      </w:r>
      <w:r w:rsidR="006B6CCE" w:rsidRPr="00316A11">
        <w:t xml:space="preserve"> </w:t>
      </w:r>
      <w:r w:rsidRPr="00316A11">
        <w:t>radius varies depending on the specific area and period</w:t>
      </w:r>
      <w:r w:rsidR="002E2C44" w:rsidRPr="002E2C44">
        <w:t xml:space="preserve">. The areas with the most significant growth in </w:t>
      </w:r>
      <w:r w:rsidR="002E2C44">
        <w:t>b</w:t>
      </w:r>
      <w:r w:rsidR="002E2C44" w:rsidRPr="002E2C44">
        <w:t>uilt-up area</w:t>
      </w:r>
      <w:r w:rsidR="0083127E">
        <w:t>s</w:t>
      </w:r>
      <w:r w:rsidR="002E2C44" w:rsidRPr="002E2C44">
        <w:t xml:space="preserve"> are in the </w:t>
      </w:r>
      <w:r w:rsidR="002E2C44">
        <w:t>E</w:t>
      </w:r>
      <w:r w:rsidR="002E2C44" w:rsidRPr="002E2C44">
        <w:t xml:space="preserve">astern, </w:t>
      </w:r>
      <w:r w:rsidR="002E2C44">
        <w:t>N</w:t>
      </w:r>
      <w:r w:rsidR="002E2C44" w:rsidRPr="002E2C44">
        <w:t>orth</w:t>
      </w:r>
      <w:ins w:id="33" w:author="Tung Dao" w:date="2024-06-12T14:22:00Z" w16du:dateUtc="2024-06-12T07:22:00Z">
        <w:r w:rsidR="00271818">
          <w:t>-</w:t>
        </w:r>
      </w:ins>
      <w:r w:rsidR="002E2C44" w:rsidRPr="002E2C44">
        <w:t xml:space="preserve">west, and </w:t>
      </w:r>
      <w:r w:rsidR="002E2C44">
        <w:t>S</w:t>
      </w:r>
      <w:r w:rsidR="002E2C44" w:rsidRPr="002E2C44">
        <w:t>outh</w:t>
      </w:r>
      <w:ins w:id="34" w:author="Tung Dao" w:date="2024-06-12T14:22:00Z" w16du:dateUtc="2024-06-12T07:22:00Z">
        <w:r w:rsidR="00271818">
          <w:t>-</w:t>
        </w:r>
      </w:ins>
      <w:r w:rsidR="002E2C44" w:rsidRPr="002E2C44">
        <w:t>west directions.</w:t>
      </w:r>
      <w:r w:rsidR="002E2C44">
        <w:rPr>
          <w:lang w:val="vi-VN"/>
        </w:rPr>
        <w:t xml:space="preserve"> </w:t>
      </w:r>
      <w:r w:rsidR="00096152" w:rsidRPr="00096152">
        <w:rPr>
          <w:lang w:val="vi-VN"/>
        </w:rPr>
        <w:t xml:space="preserve">The </w:t>
      </w:r>
      <w:r w:rsidR="003D47E5">
        <w:t xml:space="preserve">eastern direction, particularly in areas located between 10 and 15 </w:t>
      </w:r>
      <w:r w:rsidR="006B6CCE">
        <w:t xml:space="preserve">kilometres </w:t>
      </w:r>
      <w:r w:rsidR="003D47E5">
        <w:t xml:space="preserve">from the urban </w:t>
      </w:r>
      <w:r w:rsidR="006B6CCE">
        <w:t>centre</w:t>
      </w:r>
      <w:r w:rsidR="003D47E5">
        <w:t>, has shown the most extensive development in terms of built-up areas.</w:t>
      </w:r>
      <w:r w:rsidR="002E2C44" w:rsidRPr="002E2C44">
        <w:t xml:space="preserve"> </w:t>
      </w:r>
      <w:r w:rsidR="00096152" w:rsidRPr="00096152">
        <w:t>This direction also has been notably expanded during the most recent 5-year period (2018-2023).</w:t>
      </w:r>
      <w:r w:rsidR="002E2C44">
        <w:rPr>
          <w:lang w:val="vi-VN"/>
        </w:rPr>
        <w:t xml:space="preserve"> </w:t>
      </w:r>
      <w:r w:rsidR="00096152" w:rsidRPr="00096152">
        <w:rPr>
          <w:lang w:val="vi-VN"/>
        </w:rPr>
        <w:t>For the North</w:t>
      </w:r>
      <w:ins w:id="35" w:author="Tung Dao" w:date="2024-06-12T14:22:00Z" w16du:dateUtc="2024-06-12T07:22:00Z">
        <w:r w:rsidR="00271818">
          <w:rPr>
            <w:lang w:val="vi-VN"/>
          </w:rPr>
          <w:t>-</w:t>
        </w:r>
      </w:ins>
      <w:r w:rsidR="00096152" w:rsidRPr="00096152">
        <w:rPr>
          <w:lang w:val="vi-VN"/>
        </w:rPr>
        <w:t xml:space="preserve">west direction, as well as in the </w:t>
      </w:r>
      <w:del w:id="36" w:author="Tung Dao" w:date="2024-06-12T14:22:00Z" w16du:dateUtc="2024-06-12T07:22:00Z">
        <w:r w:rsidR="00096152" w:rsidRPr="00096152" w:rsidDel="00271818">
          <w:rPr>
            <w:lang w:val="vi-VN"/>
          </w:rPr>
          <w:delText xml:space="preserve">southwest </w:delText>
        </w:r>
      </w:del>
      <w:ins w:id="37" w:author="Tung Dao" w:date="2024-06-12T14:22:00Z" w16du:dateUtc="2024-06-12T07:22:00Z">
        <w:r w:rsidR="00271818">
          <w:t>S</w:t>
        </w:r>
        <w:r w:rsidR="00271818" w:rsidRPr="00096152">
          <w:rPr>
            <w:lang w:val="vi-VN"/>
          </w:rPr>
          <w:t>outh</w:t>
        </w:r>
      </w:ins>
      <w:ins w:id="38" w:author="Tung Dao" w:date="2024-06-12T14:23:00Z" w16du:dateUtc="2024-06-12T07:23:00Z">
        <w:r w:rsidR="00271818">
          <w:t>-</w:t>
        </w:r>
      </w:ins>
      <w:ins w:id="39" w:author="Tung Dao" w:date="2024-06-12T14:22:00Z" w16du:dateUtc="2024-06-12T07:22:00Z">
        <w:r w:rsidR="00271818" w:rsidRPr="00096152">
          <w:rPr>
            <w:lang w:val="vi-VN"/>
          </w:rPr>
          <w:t xml:space="preserve">west </w:t>
        </w:r>
      </w:ins>
      <w:r w:rsidR="00096152" w:rsidRPr="00096152">
        <w:rPr>
          <w:lang w:val="vi-VN"/>
        </w:rPr>
        <w:t xml:space="preserve">direction, the development has been observed within a 5-10 </w:t>
      </w:r>
      <w:r w:rsidR="006B6CCE" w:rsidRPr="00096152">
        <w:rPr>
          <w:lang w:val="vi-VN"/>
        </w:rPr>
        <w:t>kilomet</w:t>
      </w:r>
      <w:r w:rsidR="006B6CCE">
        <w:rPr>
          <w:lang w:val="vi-VN"/>
        </w:rPr>
        <w:t>re</w:t>
      </w:r>
      <w:r w:rsidR="006B6CCE" w:rsidRPr="00096152">
        <w:rPr>
          <w:lang w:val="vi-VN"/>
        </w:rPr>
        <w:t xml:space="preserve">s </w:t>
      </w:r>
      <w:r w:rsidR="00096152" w:rsidRPr="00096152">
        <w:rPr>
          <w:lang w:val="vi-VN"/>
        </w:rPr>
        <w:t>radius. The results also indicate that the built-up area in this direction experienced rapid growth during the first 5-year period (2013-2018)</w:t>
      </w:r>
      <w:r w:rsidR="00096152">
        <w:rPr>
          <w:lang w:val="vi-VN"/>
        </w:rPr>
        <w:t>.</w:t>
      </w:r>
    </w:p>
    <w:p w14:paraId="32684AFE" w14:textId="20DDBFD3" w:rsidR="00F37B74" w:rsidRPr="0071624F" w:rsidRDefault="003D47E5" w:rsidP="0071624F">
      <w:pPr>
        <w:pStyle w:val="heading20"/>
        <w:spacing w:before="360" w:after="240" w:line="240" w:lineRule="atLeast"/>
        <w:rPr>
          <w:sz w:val="24"/>
          <w:szCs w:val="24"/>
        </w:rPr>
      </w:pPr>
      <w:r w:rsidRPr="0071624F">
        <w:rPr>
          <w:sz w:val="24"/>
          <w:szCs w:val="24"/>
        </w:rPr>
        <w:t>5</w:t>
      </w:r>
      <w:r w:rsidR="0071624F" w:rsidRPr="0071624F">
        <w:rPr>
          <w:sz w:val="24"/>
          <w:szCs w:val="24"/>
        </w:rPr>
        <w:t xml:space="preserve">   </w:t>
      </w:r>
      <w:r w:rsidR="00DE260C" w:rsidRPr="0071624F">
        <w:rPr>
          <w:sz w:val="24"/>
          <w:szCs w:val="24"/>
          <w:lang w:val="vi-VN"/>
        </w:rPr>
        <w:t>Discuss</w:t>
      </w:r>
      <w:r w:rsidR="00F37B74" w:rsidRPr="0071624F">
        <w:rPr>
          <w:sz w:val="24"/>
          <w:szCs w:val="24"/>
          <w:lang w:val="vi-VN"/>
        </w:rPr>
        <w:t>ion</w:t>
      </w:r>
    </w:p>
    <w:p w14:paraId="5F7D3D24" w14:textId="4BC89992" w:rsidR="003D47E5" w:rsidRPr="005D7B5D" w:rsidRDefault="003D47E5" w:rsidP="00AD643E">
      <w:pPr>
        <w:spacing w:before="120" w:after="160" w:line="240" w:lineRule="atLeast"/>
        <w:ind w:firstLine="0"/>
        <w:rPr>
          <w:bCs/>
        </w:rPr>
      </w:pPr>
      <w:r w:rsidRPr="00AD643E">
        <w:rPr>
          <w:b/>
          <w:bCs/>
        </w:rPr>
        <w:t>5.1 Accuracy of the LULC Classification</w:t>
      </w:r>
    </w:p>
    <w:p w14:paraId="6611B854" w14:textId="4C44FF0D" w:rsidR="00AA4728" w:rsidRDefault="00B11788" w:rsidP="00AA4728">
      <w:pPr>
        <w:ind w:firstLine="0"/>
      </w:pPr>
      <w:r w:rsidRPr="00B11788">
        <w:t xml:space="preserve">A total of </w:t>
      </w:r>
      <w:bookmarkStart w:id="40" w:name="_Hlk167692197"/>
      <w:r w:rsidRPr="00B11788">
        <w:t xml:space="preserve">735 </w:t>
      </w:r>
      <w:bookmarkEnd w:id="40"/>
      <w:r w:rsidRPr="00B11788">
        <w:t>samples were used for classification and testing, with a split of 30% for testing samples and 70% for classified samples in the total dataset</w:t>
      </w:r>
      <w:r w:rsidR="00AA4728" w:rsidRPr="00AA4728">
        <w:t xml:space="preserve">. The accuracy results after classification are calculated from the confusion matrix, including basic information such as Overall Accuracy (OA), </w:t>
      </w:r>
      <w:del w:id="41" w:author="Tung Dao" w:date="2024-06-12T14:16:00Z" w16du:dateUtc="2024-06-12T07:16:00Z">
        <w:r w:rsidR="001242F7" w:rsidRPr="00AA4728" w:rsidDel="00271818">
          <w:delText xml:space="preserve">User's </w:delText>
        </w:r>
      </w:del>
      <w:ins w:id="42" w:author="Tung Dao" w:date="2024-06-12T14:16:00Z" w16du:dateUtc="2024-06-12T07:16:00Z">
        <w:r w:rsidR="00271818" w:rsidRPr="00AA4728">
          <w:t>User</w:t>
        </w:r>
        <w:r w:rsidR="00271818">
          <w:t>’</w:t>
        </w:r>
        <w:r w:rsidR="00271818" w:rsidRPr="00AA4728">
          <w:t xml:space="preserve">s </w:t>
        </w:r>
      </w:ins>
      <w:r w:rsidR="001242F7" w:rsidRPr="00AA4728">
        <w:t>Accuracy (UA),</w:t>
      </w:r>
      <w:r w:rsidR="001242F7">
        <w:rPr>
          <w:lang w:val="vi-VN"/>
        </w:rPr>
        <w:t xml:space="preserve"> </w:t>
      </w:r>
      <w:del w:id="43" w:author="Tung Dao" w:date="2024-06-12T14:16:00Z" w16du:dateUtc="2024-06-12T07:16:00Z">
        <w:r w:rsidR="00AA4728" w:rsidRPr="00AA4728" w:rsidDel="00271818">
          <w:delText xml:space="preserve">Producer's </w:delText>
        </w:r>
      </w:del>
      <w:ins w:id="44" w:author="Tung Dao" w:date="2024-06-12T14:16:00Z" w16du:dateUtc="2024-06-12T07:16:00Z">
        <w:r w:rsidR="00271818" w:rsidRPr="00AA4728">
          <w:t>Producer</w:t>
        </w:r>
        <w:r w:rsidR="00271818">
          <w:t>’</w:t>
        </w:r>
        <w:r w:rsidR="00271818" w:rsidRPr="00AA4728">
          <w:t xml:space="preserve">s </w:t>
        </w:r>
      </w:ins>
      <w:r w:rsidR="00AA4728" w:rsidRPr="00AA4728">
        <w:t xml:space="preserve">Accuracy (PA), and </w:t>
      </w:r>
      <w:r w:rsidR="001242F7" w:rsidRPr="00AA4728">
        <w:t>Kappa,</w:t>
      </w:r>
      <w:r w:rsidR="00AA4728" w:rsidRPr="00AA4728">
        <w:t xml:space="preserve"> as detailed in Table 2.</w:t>
      </w:r>
      <w:r w:rsidR="0049798D">
        <w:t xml:space="preserve"> </w:t>
      </w:r>
      <w:r w:rsidR="0083127E">
        <w:t xml:space="preserve">Some studies </w:t>
      </w:r>
      <w:r w:rsidR="00AA4728" w:rsidRPr="00AA4728">
        <w:t xml:space="preserve">have used the number of classification samples per </w:t>
      </w:r>
      <w:r w:rsidR="0049798D">
        <w:t>land cover</w:t>
      </w:r>
      <w:r w:rsidR="00AA4728" w:rsidRPr="00AA4728">
        <w:t xml:space="preserve"> ranging from 10 to 30 times the number of image channels used. </w:t>
      </w:r>
      <w:r w:rsidRPr="00B11788">
        <w:t>For this study, the equivalent number of samples ranges from 80 to 240 samples to ensure the requirements. However, many research results have demonstrated that the number of classification samples does not need to be excessively high.</w:t>
      </w:r>
      <w:r w:rsidR="00AA4728" w:rsidRPr="00AA4728">
        <w:t xml:space="preserve"> </w:t>
      </w:r>
      <w:r w:rsidR="004337B7" w:rsidRPr="004337B7">
        <w:t xml:space="preserve">These studies demonstrate that overall accuracy and Kappa coefficients </w:t>
      </w:r>
      <w:r w:rsidR="005F4EC6">
        <w:t>over</w:t>
      </w:r>
      <w:r w:rsidR="004337B7" w:rsidRPr="004337B7">
        <w:t xml:space="preserve"> 90% can be achieved with relatively small sample numbers, typically only 2 to 4 times the number of image bands used for classification, equivalent to 16-32 samples</w:t>
      </w:r>
      <w:r w:rsidR="00D160EC">
        <w:rPr>
          <w:lang w:val="vi-VN"/>
        </w:rPr>
        <w:t xml:space="preserve"> </w:t>
      </w:r>
      <w:r w:rsidR="00D160EC">
        <w:rPr>
          <w:lang w:val="vi-VN"/>
        </w:rPr>
        <w:fldChar w:fldCharType="begin"/>
      </w:r>
      <w:r w:rsidR="00DD00EA">
        <w:rPr>
          <w:lang w:val="vi-VN"/>
        </w:rPr>
        <w:instrText xml:space="preserve"> ADDIN EN.CITE &lt;EndNote&gt;&lt;Cite&gt;&lt;Author&gt;Van Niel&lt;/Author&gt;&lt;Year&gt;2005&lt;/Year&gt;&lt;RecNum&gt;1863&lt;/RecNum&gt;&lt;DisplayText&gt;&lt;style font="Times New Roman" size="10"&gt;[40]&lt;/style&gt;&lt;/DisplayText&gt;&lt;record&gt;&lt;rec-number&gt;1863&lt;/rec-number&gt;&lt;foreign-keys&gt;&lt;key app="EN" db-id="fxxw2zfrispf9ceaaeyve9enre92vx5pf9pw" timestamp="1693992577"&gt;1863&lt;/key&gt;&lt;/foreign-keys&gt;&lt;ref-type name="Journal Article"&gt;17&lt;/ref-type&gt;&lt;contributors&gt;&lt;authors&gt;&lt;author&gt;Van Niel, Thomas G&lt;/author&gt;&lt;author&gt;McVicar, Tim R&lt;/author&gt;&lt;author&gt;Datt, Bisun&lt;/author&gt;&lt;/authors&gt;&lt;/contributors&gt;&lt;titles&gt;&lt;title&gt;On the relationship between training sample size and data dimensionality: Monte Carlo analysis of broadband multi-temporal classification&lt;/title&gt;&lt;secondary-title&gt;Remote sensing of environment&lt;/secondary-title&gt;&lt;/titles&gt;&lt;periodical&gt;&lt;full-title&gt;Remote Sensing of Environment&lt;/full-title&gt;&lt;/periodical&gt;&lt;pages&gt;468-480&lt;/pages&gt;&lt;volume&gt;98&lt;/volume&gt;&lt;number&gt;4&lt;/number&gt;&lt;dates&gt;&lt;year&gt;2005&lt;/year&gt;&lt;/dates&gt;&lt;isbn&gt;0034-4257&lt;/isbn&gt;&lt;urls&gt;&lt;/urls&gt;&lt;language&gt;English&lt;/language&gt;&lt;/record&gt;&lt;/Cite&gt;&lt;/EndNote&gt;</w:instrText>
      </w:r>
      <w:r w:rsidR="00D160EC">
        <w:rPr>
          <w:lang w:val="vi-VN"/>
        </w:rPr>
        <w:fldChar w:fldCharType="separate"/>
      </w:r>
      <w:r w:rsidR="00DD00EA" w:rsidRPr="00DD00EA">
        <w:rPr>
          <w:rFonts w:ascii="Times New Roman" w:hAnsi="Times New Roman"/>
          <w:noProof/>
          <w:lang w:val="vi-VN"/>
        </w:rPr>
        <w:t>[40]</w:t>
      </w:r>
      <w:r w:rsidR="00D160EC">
        <w:rPr>
          <w:lang w:val="vi-VN"/>
        </w:rPr>
        <w:fldChar w:fldCharType="end"/>
      </w:r>
      <w:r w:rsidR="00487A81">
        <w:rPr>
          <w:lang w:val="vi-VN"/>
        </w:rPr>
        <w:t xml:space="preserve">, </w:t>
      </w:r>
      <w:r w:rsidR="00487A81">
        <w:rPr>
          <w:lang w:val="vi-VN"/>
        </w:rPr>
        <w:fldChar w:fldCharType="begin"/>
      </w:r>
      <w:r w:rsidR="00DD00EA">
        <w:rPr>
          <w:lang w:val="vi-VN"/>
        </w:rPr>
        <w:instrText xml:space="preserve"> ADDIN EN.CITE &lt;EndNote&gt;&lt;Cite&gt;&lt;Author&gt;Li&lt;/Author&gt;&lt;Year&gt;2014&lt;/Year&gt;&lt;RecNum&gt;1865&lt;/RecNum&gt;&lt;DisplayText&gt;&lt;style font="Times New Roman" size="10"&gt;[41]&lt;/style&gt;&lt;/DisplayText&gt;&lt;record&gt;&lt;rec-number&gt;1865&lt;/rec-number&gt;&lt;foreign-keys&gt;&lt;key app="EN" db-id="fxxw2zfrispf9ceaaeyve9enre92vx5pf9pw" timestamp="1693992683"&gt;1865&lt;/key&gt;&lt;/foreign-keys&gt;&lt;ref-type name="Journal Article"&gt;17&lt;/ref-type&gt;&lt;contributors&gt;&lt;authors&gt;&lt;author&gt;Li, Congcong&lt;/author&gt;&lt;author&gt;Wang, Jie&lt;/author&gt;&lt;author&gt;Wang, Lei&lt;/author&gt;&lt;author&gt;Hu, Luanyun&lt;/author&gt;&lt;author&gt;Gong, Peng&lt;/author&gt;&lt;/authors&gt;&lt;/contributors&gt;&lt;titles&gt;&lt;title&gt;Comparison of classification algorithms and training sample sizes in urban land classification with Landsat thematic mapper imagery&lt;/title&gt;&lt;secondary-title&gt;Remote sensing&lt;/secondary-title&gt;&lt;/titles&gt;&lt;periodical&gt;&lt;full-title&gt;Remote Sensing&lt;/full-title&gt;&lt;/periodical&gt;&lt;pages&gt;964-983&lt;/pages&gt;&lt;volume&gt;6&lt;/volume&gt;&lt;number&gt;2&lt;/number&gt;&lt;dates&gt;&lt;year&gt;2014&lt;/year&gt;&lt;/dates&gt;&lt;isbn&gt;2072-4292&lt;/isbn&gt;&lt;urls&gt;&lt;/urls&gt;&lt;language&gt;English&lt;/language&gt;&lt;/record&gt;&lt;/Cite&gt;&lt;/EndNote&gt;</w:instrText>
      </w:r>
      <w:r w:rsidR="00487A81">
        <w:rPr>
          <w:lang w:val="vi-VN"/>
        </w:rPr>
        <w:fldChar w:fldCharType="separate"/>
      </w:r>
      <w:r w:rsidR="00DD00EA" w:rsidRPr="00DD00EA">
        <w:rPr>
          <w:rFonts w:ascii="Times New Roman" w:hAnsi="Times New Roman"/>
          <w:noProof/>
          <w:lang w:val="vi-VN"/>
        </w:rPr>
        <w:t>[41]</w:t>
      </w:r>
      <w:r w:rsidR="00487A81">
        <w:rPr>
          <w:lang w:val="vi-VN"/>
        </w:rPr>
        <w:fldChar w:fldCharType="end"/>
      </w:r>
      <w:r w:rsidR="00AA4728" w:rsidRPr="00AA4728">
        <w:t>.</w:t>
      </w:r>
      <w:r w:rsidR="0049798D">
        <w:t xml:space="preserve"> </w:t>
      </w:r>
      <w:r w:rsidR="00AA4728" w:rsidRPr="00AA4728">
        <w:t xml:space="preserve">For this study, the study area is not too large, and there are </w:t>
      </w:r>
      <w:r w:rsidR="0049798D">
        <w:t>land covers</w:t>
      </w:r>
      <w:r w:rsidR="00AA4728" w:rsidRPr="00AA4728">
        <w:t xml:space="preserve"> </w:t>
      </w:r>
      <w:r w:rsidR="0049798D">
        <w:t xml:space="preserve">such as </w:t>
      </w:r>
      <w:r w:rsidR="00AA4728" w:rsidRPr="00AA4728">
        <w:t xml:space="preserve">water bodies and </w:t>
      </w:r>
      <w:r w:rsidR="00D160EC">
        <w:t>large trees</w:t>
      </w:r>
      <w:r w:rsidR="00AA4728" w:rsidRPr="00AA4728">
        <w:t xml:space="preserve"> with many homogeneous pixel values. </w:t>
      </w:r>
      <w:r w:rsidR="00D160EC">
        <w:t>The seven</w:t>
      </w:r>
      <w:r w:rsidR="00AA4728" w:rsidRPr="00AA4728">
        <w:t xml:space="preserve"> </w:t>
      </w:r>
      <w:r w:rsidR="00D160EC">
        <w:t>bands of satellite images</w:t>
      </w:r>
      <w:r w:rsidR="00AA4728" w:rsidRPr="00AA4728">
        <w:t xml:space="preserve"> are used for classification, so the average number of samples used for each </w:t>
      </w:r>
      <w:r w:rsidR="00D160EC">
        <w:t>land cover</w:t>
      </w:r>
      <w:r w:rsidR="00AA4728" w:rsidRPr="00AA4728">
        <w:t xml:space="preserve"> is approximately 91 samples. </w:t>
      </w:r>
      <w:r w:rsidR="004337B7" w:rsidRPr="004337B7">
        <w:t xml:space="preserve">Specifically, </w:t>
      </w:r>
      <w:r w:rsidR="00D32677">
        <w:t xml:space="preserve">221 samples were used in </w:t>
      </w:r>
      <w:r w:rsidR="005F4EC6">
        <w:t xml:space="preserve">the </w:t>
      </w:r>
      <w:r w:rsidR="00D32677">
        <w:t>accuracy assessment, and 554 samples were</w:t>
      </w:r>
      <w:r w:rsidR="004337B7" w:rsidRPr="004337B7">
        <w:t xml:space="preserve"> used in the classification of land covers. This number of samples is equivalent to more than 12 times the number of band images used, resulting in high accuracy</w:t>
      </w:r>
      <w:r w:rsidR="00AA4728" w:rsidRPr="00AA4728">
        <w:t>.</w:t>
      </w:r>
    </w:p>
    <w:p w14:paraId="1222D99D" w14:textId="51912630" w:rsidR="00682E1D" w:rsidRPr="005D7B5D" w:rsidRDefault="00682E1D" w:rsidP="00AD643E">
      <w:pPr>
        <w:spacing w:before="120" w:after="160" w:line="240" w:lineRule="exact"/>
        <w:ind w:firstLine="0"/>
        <w:rPr>
          <w:bCs/>
        </w:rPr>
      </w:pPr>
      <w:r w:rsidRPr="00AD643E">
        <w:rPr>
          <w:b/>
          <w:bCs/>
        </w:rPr>
        <w:lastRenderedPageBreak/>
        <w:t>5.2 LULC C</w:t>
      </w:r>
      <w:r w:rsidR="009E188E" w:rsidRPr="00AD643E">
        <w:rPr>
          <w:b/>
          <w:bCs/>
        </w:rPr>
        <w:t>h</w:t>
      </w:r>
      <w:r w:rsidRPr="00AD643E">
        <w:rPr>
          <w:b/>
          <w:bCs/>
        </w:rPr>
        <w:t>anges</w:t>
      </w:r>
    </w:p>
    <w:p w14:paraId="50D96859" w14:textId="1FC5CD00" w:rsidR="00DF590F" w:rsidRDefault="00C66CC1" w:rsidP="00AD643E">
      <w:pPr>
        <w:ind w:firstLine="0"/>
      </w:pPr>
      <w:r w:rsidRPr="00C66CC1">
        <w:t>The results of land cover classification in the Hanoi area show varying changes in the area of these land covers over time, consistent with previous studies. For example, Hoang Huy (2016) monitored vegetation cover in suburban areas of Hanoi, finding a decrease in vegetation cover annually in outlying areas while central areas remained relatively stable</w:t>
      </w:r>
      <w:r w:rsidR="00DF590F" w:rsidRPr="00DF590F">
        <w:t xml:space="preserve"> </w:t>
      </w:r>
      <w:r w:rsidR="00DF590F">
        <w:rPr>
          <w:lang w:val="vi-VN"/>
        </w:rPr>
        <w:fldChar w:fldCharType="begin"/>
      </w:r>
      <w:r w:rsidR="00DD00EA">
        <w:rPr>
          <w:lang w:val="vi-VN"/>
        </w:rPr>
        <w:instrText xml:space="preserve"> ADDIN EN.CITE &lt;EndNote&gt;&lt;Cite&gt;&lt;Author&gt;Huy&lt;/Author&gt;&lt;Year&gt;2016&lt;/Year&gt;&lt;RecNum&gt;1859&lt;/RecNum&gt;&lt;DisplayText&gt;&lt;style font="Times New Roman" size="10"&gt;[42]&lt;/style&gt;&lt;/DisplayText&gt;&lt;record&gt;&lt;rec-number&gt;1859&lt;/rec-number&gt;&lt;foreign-keys&gt;&lt;key app="EN" db-id="fxxw2zfrispf9ceaaeyve9enre92vx5pf9pw" timestamp="1693932009"&gt;1859&lt;/key&gt;&lt;/foreign-keys&gt;&lt;ref-type name="Journal Article"&gt;17&lt;/ref-type&gt;&lt;contributors&gt;&lt;authors&gt;&lt;author&gt;Huy, Hoàng Anh&lt;/author&gt;&lt;/authors&gt;&lt;/contributors&gt;&lt;titles&gt;&lt;title&gt;Đánh giá biến động độ che phủ thực vật tại một số khu vực đô thị và ven đô Hà Nội từ tư liệu ảnh vệ tinh LANDSAT đa phổ và đa thời gian&lt;/title&gt;&lt;secondary-title&gt;Các Khoa học Trái đất và Môi trường&lt;/secondary-title&gt;&lt;/titles&gt;&lt;periodical&gt;&lt;full-title&gt;Các Khoa học Trái đất và Môi trường&lt;/full-title&gt;&lt;/periodical&gt;&lt;dates&gt;&lt;year&gt;2016&lt;/year&gt;&lt;/dates&gt;&lt;publisher&gt;Tạp chí Khoa học ĐHQGHN&lt;/publisher&gt;&lt;urls&gt;&lt;/urls&gt;&lt;language&gt;Vietnamese&lt;/language&gt;&lt;/record&gt;&lt;/Cite&gt;&lt;/EndNote&gt;</w:instrText>
      </w:r>
      <w:r w:rsidR="00DF590F">
        <w:rPr>
          <w:lang w:val="vi-VN"/>
        </w:rPr>
        <w:fldChar w:fldCharType="separate"/>
      </w:r>
      <w:r w:rsidR="00DD00EA" w:rsidRPr="00DD00EA">
        <w:rPr>
          <w:rFonts w:ascii="Times New Roman" w:hAnsi="Times New Roman"/>
          <w:noProof/>
          <w:lang w:val="vi-VN"/>
        </w:rPr>
        <w:t>[42]</w:t>
      </w:r>
      <w:r w:rsidR="00DF590F">
        <w:rPr>
          <w:lang w:val="vi-VN"/>
        </w:rPr>
        <w:fldChar w:fldCharType="end"/>
      </w:r>
      <w:r w:rsidR="00DF590F">
        <w:rPr>
          <w:lang w:val="vi-VN"/>
        </w:rPr>
        <w:t xml:space="preserve">. </w:t>
      </w:r>
      <w:r w:rsidR="00DA1CCD" w:rsidRPr="00DA1CCD">
        <w:t>Similarly, research by Trinh Hung (2017) also revealed an annual increase in the built-up area in the Hanoi area</w:t>
      </w:r>
      <w:r w:rsidR="00DA1CCD" w:rsidRPr="00DA1CCD">
        <w:rPr>
          <w:lang w:val="vi-VN"/>
        </w:rPr>
        <w:t xml:space="preserve"> </w:t>
      </w:r>
      <w:r w:rsidR="00DF590F">
        <w:rPr>
          <w:lang w:val="vi-VN"/>
        </w:rPr>
        <w:fldChar w:fldCharType="begin"/>
      </w:r>
      <w:r w:rsidR="00DD00EA">
        <w:rPr>
          <w:lang w:val="vi-VN"/>
        </w:rPr>
        <w:instrText xml:space="preserve"> ADDIN EN.CITE &lt;EndNote&gt;&lt;Cite&gt;&lt;Author&gt;Lê Hùng&lt;/Author&gt;&lt;Year&gt;2017&lt;/Year&gt;&lt;RecNum&gt;1850&lt;/RecNum&gt;&lt;DisplayText&gt;&lt;style font="Times New Roman" size="10"&gt;[37]&lt;/style&gt;&lt;/DisplayText&gt;&lt;record&gt;&lt;rec-number&gt;1850&lt;/rec-number&gt;&lt;foreign-keys&gt;&lt;key app="EN" db-id="fxxw2zfrispf9ceaaeyve9enre92vx5pf9pw" timestamp="1693284570"&gt;1850&lt;/key&gt;&lt;/foreign-keys&gt;&lt;ref-type name="Journal Article"&gt;17&lt;/ref-type&gt;&lt;contributors&gt;&lt;authors&gt;&lt;author&gt;Lê Hùng, Trịnh&lt;/author&gt;&lt;author&gt;Nga, Nguyễn Thị Thu&lt;/author&gt;&lt;author&gt;Tuyên, Vũ Danh&lt;/author&gt;&lt;author&gt;Phương, Bùi Thu&lt;/author&gt;&lt;/authors&gt;&lt;/contributors&gt;&lt;titles&gt;&lt;title&gt;Đánh giá và dự báo biến động đất đô thị khu vực nội thành thành phố Hà Nội bằng tư liệu viễn thám và GIS&lt;/title&gt;&lt;secondary-title&gt;&lt;style face="normal" font="default" size="100%"&gt;T&lt;/style&gt;&lt;style face="normal" font="default" charset="163" size="100%"&gt;ạp ch&lt;/style&gt;&lt;style face="normal" font="default" size="100%"&gt;í Khoa h&lt;/style&gt;&lt;style face="normal" font="default" charset="163" size="100%"&gt;ọc&lt;/style&gt;&lt;/secondary-title&gt;&lt;/titles&gt;&lt;periodical&gt;&lt;full-title&gt;Tạp chí Khoa học&lt;/full-title&gt;&lt;/periodical&gt;&lt;pages&gt;176&lt;/pages&gt;&lt;volume&gt;14&lt;/volume&gt;&lt;number&gt;3&lt;/number&gt;&lt;dates&gt;&lt;year&gt;2017&lt;/year&gt;&lt;/dates&gt;&lt;isbn&gt;2734-9918&lt;/isbn&gt;&lt;urls&gt;&lt;/urls&gt;&lt;language&gt;Vietnamese&lt;/language&gt;&lt;/record&gt;&lt;/Cite&gt;&lt;/EndNote&gt;</w:instrText>
      </w:r>
      <w:r w:rsidR="00DF590F">
        <w:rPr>
          <w:lang w:val="vi-VN"/>
        </w:rPr>
        <w:fldChar w:fldCharType="separate"/>
      </w:r>
      <w:r w:rsidR="00DD00EA" w:rsidRPr="00DD00EA">
        <w:rPr>
          <w:rFonts w:ascii="Times New Roman" w:hAnsi="Times New Roman"/>
          <w:noProof/>
          <w:lang w:val="vi-VN"/>
        </w:rPr>
        <w:t>[37]</w:t>
      </w:r>
      <w:r w:rsidR="00DF590F">
        <w:rPr>
          <w:lang w:val="vi-VN"/>
        </w:rPr>
        <w:fldChar w:fldCharType="end"/>
      </w:r>
      <w:r w:rsidR="00DF590F">
        <w:rPr>
          <w:lang w:val="vi-VN"/>
        </w:rPr>
        <w:t>.</w:t>
      </w:r>
    </w:p>
    <w:p w14:paraId="3CB99632" w14:textId="77777777" w:rsidR="00BC4F8A" w:rsidRPr="00EB09C2" w:rsidRDefault="00BC4F8A" w:rsidP="00AD643E">
      <w:pPr>
        <w:ind w:firstLine="0"/>
      </w:pPr>
    </w:p>
    <w:p w14:paraId="3F850582" w14:textId="32FF0DDA" w:rsidR="00CE5C95" w:rsidRDefault="00421F35" w:rsidP="009D258B">
      <w:r w:rsidRPr="00421F35">
        <w:rPr>
          <w:lang w:val="vi-VN"/>
        </w:rPr>
        <w:t xml:space="preserve">With the results of urban expansion, the built-up area in the overall Hanoi area over the 10 years from 2013 to 2023 indicates that </w:t>
      </w:r>
      <w:r w:rsidR="00CD330E">
        <w:rPr>
          <w:lang w:val="vi-VN"/>
        </w:rPr>
        <w:t xml:space="preserve">the area </w:t>
      </w:r>
      <w:r w:rsidRPr="00421F35">
        <w:rPr>
          <w:lang w:val="vi-VN"/>
        </w:rPr>
        <w:t xml:space="preserve">within a 15 km radius of the Hanoi </w:t>
      </w:r>
      <w:r w:rsidR="006B6CCE" w:rsidRPr="00421F35">
        <w:rPr>
          <w:lang w:val="vi-VN"/>
        </w:rPr>
        <w:t>cent</w:t>
      </w:r>
      <w:r w:rsidR="006B6CCE">
        <w:rPr>
          <w:lang w:val="vi-VN"/>
        </w:rPr>
        <w:t>re</w:t>
      </w:r>
      <w:r w:rsidR="006B6CCE" w:rsidRPr="00421F35">
        <w:rPr>
          <w:lang w:val="vi-VN"/>
        </w:rPr>
        <w:t xml:space="preserve"> </w:t>
      </w:r>
      <w:r w:rsidRPr="00421F35">
        <w:rPr>
          <w:lang w:val="vi-VN"/>
        </w:rPr>
        <w:t>primarily developed towards the East and West directions</w:t>
      </w:r>
      <w:r w:rsidR="00CE5C95" w:rsidRPr="00CE5C95">
        <w:t>.</w:t>
      </w:r>
      <w:r w:rsidR="004655DA">
        <w:rPr>
          <w:lang w:val="vi-VN"/>
        </w:rPr>
        <w:t xml:space="preserve"> </w:t>
      </w:r>
      <w:r w:rsidR="00EE66ED" w:rsidRPr="00EE66ED">
        <w:t xml:space="preserve">For each distinct 5-year period (2013-2018 and 2018-2023), there were fluctuations in different directions, particularly in the core of </w:t>
      </w:r>
      <w:r w:rsidR="005F4EC6">
        <w:t xml:space="preserve">the </w:t>
      </w:r>
      <w:r w:rsidR="00EE66ED" w:rsidRPr="00EE66ED">
        <w:t xml:space="preserve">Hanoi </w:t>
      </w:r>
      <w:r w:rsidR="006B6CCE">
        <w:t>Central</w:t>
      </w:r>
      <w:r w:rsidR="00EE66ED" w:rsidRPr="00EE66ED">
        <w:t xml:space="preserve"> within a 5 km radius that </w:t>
      </w:r>
      <w:r w:rsidR="005F4EC6" w:rsidRPr="00EE66ED">
        <w:t>ha</w:t>
      </w:r>
      <w:r w:rsidR="005F4EC6">
        <w:t>s</w:t>
      </w:r>
      <w:r w:rsidR="005F4EC6" w:rsidRPr="00EE66ED">
        <w:t xml:space="preserve"> </w:t>
      </w:r>
      <w:r w:rsidR="00EE66ED" w:rsidRPr="00EE66ED">
        <w:t>a small expansion</w:t>
      </w:r>
      <w:r w:rsidR="008948A9" w:rsidRPr="008948A9">
        <w:t xml:space="preserve">. </w:t>
      </w:r>
      <w:r w:rsidR="004C1881" w:rsidRPr="004C1881">
        <w:t>The built-up area expansion was most evident during the initial 5-year period (2013-2018), while subsequent periods showed less expansion.</w:t>
      </w:r>
      <w:r w:rsidR="008948A9">
        <w:rPr>
          <w:lang w:val="vi-VN"/>
        </w:rPr>
        <w:t xml:space="preserve"> </w:t>
      </w:r>
      <w:r w:rsidR="008948A9" w:rsidRPr="008948A9">
        <w:t xml:space="preserve">During the next 5-year period (2018-2023), the </w:t>
      </w:r>
      <w:r w:rsidR="00F163AB">
        <w:t>study</w:t>
      </w:r>
      <w:r w:rsidR="008948A9" w:rsidRPr="008948A9">
        <w:t xml:space="preserve"> results indicate that the majority of the expansion in the </w:t>
      </w:r>
      <w:r w:rsidR="00F163AB">
        <w:t>b</w:t>
      </w:r>
      <w:r w:rsidR="008948A9" w:rsidRPr="008948A9">
        <w:t>uilt-up</w:t>
      </w:r>
      <w:r w:rsidR="00F163AB">
        <w:rPr>
          <w:lang w:val="vi-VN"/>
        </w:rPr>
        <w:t xml:space="preserve"> area</w:t>
      </w:r>
      <w:r w:rsidR="008948A9" w:rsidRPr="008948A9">
        <w:t xml:space="preserve"> occurred in areas with a radius ranging from 10-15 km, primarily in the East and West directions from the </w:t>
      </w:r>
      <w:r w:rsidR="0010269B">
        <w:t>urban</w:t>
      </w:r>
      <w:r w:rsidR="008948A9" w:rsidRPr="008948A9">
        <w:t xml:space="preserve"> </w:t>
      </w:r>
      <w:r w:rsidR="006B6CCE" w:rsidRPr="008948A9">
        <w:t>cent</w:t>
      </w:r>
      <w:r w:rsidR="006B6CCE">
        <w:t>re</w:t>
      </w:r>
      <w:r w:rsidR="008948A9" w:rsidRPr="008948A9">
        <w:t xml:space="preserve">. These findings align with the overall development trends of central Hanoi, where land resources in the city </w:t>
      </w:r>
      <w:r w:rsidR="006B6CCE" w:rsidRPr="008948A9">
        <w:t>cent</w:t>
      </w:r>
      <w:r w:rsidR="006B6CCE">
        <w:t>re</w:t>
      </w:r>
      <w:r w:rsidR="006B6CCE" w:rsidRPr="008948A9">
        <w:t xml:space="preserve"> </w:t>
      </w:r>
      <w:r w:rsidR="008948A9" w:rsidRPr="008948A9">
        <w:t xml:space="preserve">have become scarce. As a result, the expansion of </w:t>
      </w:r>
      <w:r w:rsidR="00F163AB">
        <w:t>b</w:t>
      </w:r>
      <w:r w:rsidR="008948A9" w:rsidRPr="008948A9">
        <w:t>uilt-up</w:t>
      </w:r>
      <w:r w:rsidR="00F163AB">
        <w:rPr>
          <w:lang w:val="vi-VN"/>
        </w:rPr>
        <w:t xml:space="preserve"> area</w:t>
      </w:r>
      <w:r w:rsidR="0083127E">
        <w:rPr>
          <w:lang w:val="vi-VN"/>
        </w:rPr>
        <w:t>s</w:t>
      </w:r>
      <w:r w:rsidR="008948A9" w:rsidRPr="008948A9">
        <w:t xml:space="preserve"> is mainly happening in outlying areas, more than 10 km away from the city </w:t>
      </w:r>
      <w:r w:rsidR="006B6CCE" w:rsidRPr="008948A9">
        <w:t>cent</w:t>
      </w:r>
      <w:r w:rsidR="006B6CCE">
        <w:t>re</w:t>
      </w:r>
      <w:r w:rsidR="008948A9" w:rsidRPr="008948A9">
        <w:t>, in favo</w:t>
      </w:r>
      <w:r w:rsidR="006B6CCE">
        <w:t>u</w:t>
      </w:r>
      <w:r w:rsidR="008948A9" w:rsidRPr="008948A9">
        <w:t>rable directions</w:t>
      </w:r>
      <w:r w:rsidR="008948A9">
        <w:rPr>
          <w:lang w:val="vi-VN"/>
        </w:rPr>
        <w:t>.</w:t>
      </w:r>
    </w:p>
    <w:p w14:paraId="37E2482D" w14:textId="77777777" w:rsidR="00BC4F8A" w:rsidRPr="00EB09C2" w:rsidRDefault="00BC4F8A" w:rsidP="009D258B"/>
    <w:p w14:paraId="6D312AA2" w14:textId="41AF28E9" w:rsidR="00F163AB" w:rsidRDefault="006E0FB2" w:rsidP="009D258B">
      <w:pPr>
        <w:rPr>
          <w:lang w:val="vi-VN"/>
        </w:rPr>
      </w:pPr>
      <w:r w:rsidRPr="006E0FB2">
        <w:t>The changes in LULC could potentially have different impacts on the study area.</w:t>
      </w:r>
      <w:r>
        <w:rPr>
          <w:lang w:val="vi-VN"/>
        </w:rPr>
        <w:t xml:space="preserve"> </w:t>
      </w:r>
      <w:r w:rsidR="00F163AB" w:rsidRPr="00F163AB">
        <w:rPr>
          <w:lang w:val="vi-VN"/>
        </w:rPr>
        <w:t xml:space="preserve">In the past 10 years, the expansion of urban expansion in Hanoi </w:t>
      </w:r>
      <w:r w:rsidR="0083127E">
        <w:rPr>
          <w:lang w:val="vi-VN"/>
        </w:rPr>
        <w:t>has had</w:t>
      </w:r>
      <w:r w:rsidR="00F163AB">
        <w:rPr>
          <w:lang w:val="vi-VN"/>
        </w:rPr>
        <w:t xml:space="preserve"> some </w:t>
      </w:r>
      <w:r w:rsidR="00F163AB" w:rsidRPr="00F163AB">
        <w:rPr>
          <w:lang w:val="vi-VN"/>
        </w:rPr>
        <w:t xml:space="preserve">notable impacts on social changes, </w:t>
      </w:r>
      <w:r w:rsidR="0083127E">
        <w:rPr>
          <w:lang w:val="vi-VN"/>
        </w:rPr>
        <w:t xml:space="preserve">and </w:t>
      </w:r>
      <w:r w:rsidR="00F163AB" w:rsidRPr="00F163AB">
        <w:rPr>
          <w:lang w:val="vi-VN"/>
        </w:rPr>
        <w:t>cultural transformations, most notably in the relationships between native villagers and newcomers</w:t>
      </w:r>
      <w:r w:rsidR="00F163AB">
        <w:rPr>
          <w:lang w:val="vi-VN"/>
        </w:rPr>
        <w:t xml:space="preserve"> </w:t>
      </w:r>
      <w:r w:rsidR="00F163AB" w:rsidRPr="00BC147C">
        <w:rPr>
          <w:lang w:val="vi-VN"/>
        </w:rPr>
        <w:fldChar w:fldCharType="begin"/>
      </w:r>
      <w:r w:rsidR="00DD00EA">
        <w:rPr>
          <w:lang w:val="vi-VN"/>
        </w:rPr>
        <w:instrText xml:space="preserve"> ADDIN EN.CITE &lt;EndNote&gt;&lt;Cite&gt;&lt;Author&gt;Trần&lt;/Author&gt;&lt;Year&gt;2013&lt;/Year&gt;&lt;RecNum&gt;1867&lt;/RecNum&gt;&lt;DisplayText&gt;&lt;style font="Times New Roman" size="10"&gt;[43]&lt;/style&gt;&lt;/DisplayText&gt;&lt;record&gt;&lt;rec-number&gt;1867&lt;/rec-number&gt;&lt;foreign-keys&gt;&lt;key app="EN" db-id="fxxw2zfrispf9ceaaeyve9enre92vx5pf9pw" timestamp="1693993694"&gt;1867&lt;/key&gt;&lt;/foreign-keys&gt;&lt;ref-type name="Book"&gt;6&lt;/ref-type&gt;&lt;contributors&gt;&lt;authors&gt;&lt;author&gt;Trần, Thị Hồng Yến&lt;/author&gt;&lt;/authors&gt;&lt;/contributors&gt;&lt;titles&gt;&lt;title&gt;Biến đổi về xã hội và văn hóa ở các làng quê trong quá trình đô thị hóa tại Hà Nội&lt;/title&gt;&lt;/titles&gt;&lt;dates&gt;&lt;year&gt;2013&lt;/year&gt;&lt;/dates&gt;&lt;publisher&gt;&lt;style face="normal" font="default" size="100%"&gt;H&lt;/style&gt;&lt;style face="normal" font="default" charset="163" size="100%"&gt;ọ&lt;/style&gt;&lt;style face="normal" font="default" size="100%"&gt;c&lt;/style&gt;&lt;style face="normal" font="default" charset="163" size="100%"&gt; &lt;/style&gt;&lt;style face="normal" font="default" size="100%"&gt;vi&lt;/style&gt;&lt;style face="normal" font="default" charset="163" size="100%"&gt;ệ&lt;/style&gt;&lt;style face="normal" font="default" size="100%"&gt;n Chính trị Quốc gia&lt;/style&gt;&lt;/publisher&gt;&lt;urls&gt;&lt;/urls&gt;&lt;language&gt;Vietnamese&lt;/language&gt;&lt;/record&gt;&lt;/Cite&gt;&lt;/EndNote&gt;</w:instrText>
      </w:r>
      <w:r w:rsidR="00F163AB" w:rsidRPr="00BC147C">
        <w:rPr>
          <w:lang w:val="vi-VN"/>
        </w:rPr>
        <w:fldChar w:fldCharType="separate"/>
      </w:r>
      <w:r w:rsidR="00DD00EA" w:rsidRPr="00DD00EA">
        <w:rPr>
          <w:rFonts w:ascii="Times New Roman" w:hAnsi="Times New Roman"/>
          <w:noProof/>
          <w:lang w:val="vi-VN"/>
        </w:rPr>
        <w:t>[43]</w:t>
      </w:r>
      <w:r w:rsidR="00F163AB" w:rsidRPr="00BC147C">
        <w:rPr>
          <w:lang w:val="vi-VN"/>
        </w:rPr>
        <w:fldChar w:fldCharType="end"/>
      </w:r>
      <w:r w:rsidR="00F163AB">
        <w:rPr>
          <w:lang w:val="vi-VN"/>
        </w:rPr>
        <w:t>.</w:t>
      </w:r>
      <w:r w:rsidR="007525B1">
        <w:rPr>
          <w:lang w:val="vi-VN"/>
        </w:rPr>
        <w:t xml:space="preserve"> </w:t>
      </w:r>
      <w:r w:rsidR="007525B1" w:rsidRPr="007525B1">
        <w:t>Furthermore, the development and urban expansion in the research area have also had a certain influence on environmental changes, affecting the living conditions of the residents in the region, such as phenomena related to urban heat islands, localized flooding, and air pollution</w:t>
      </w:r>
      <w:r w:rsidR="00487A81">
        <w:rPr>
          <w:lang w:val="vi-VN"/>
        </w:rPr>
        <w:t xml:space="preserve"> </w:t>
      </w:r>
      <w:r w:rsidR="00487A81">
        <w:rPr>
          <w:lang w:val="vi-VN"/>
        </w:rPr>
        <w:fldChar w:fldCharType="begin">
          <w:fldData xml:space="preserve">PEVuZE5vdGU+PENpdGU+PEF1dGhvcj5WxINuPC9BdXRob3I+PFllYXI+MjAyMzwvWWVhcj48UmVj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</w:fldData>
        </w:fldChar>
      </w:r>
      <w:r w:rsidR="002E7098">
        <w:rPr>
          <w:lang w:val="vi-VN"/>
        </w:rPr>
        <w:instrText xml:space="preserve"> ADDIN EN.CITE </w:instrText>
      </w:r>
      <w:r w:rsidR="002E7098">
        <w:rPr>
          <w:lang w:val="vi-VN"/>
        </w:rPr>
        <w:fldChar w:fldCharType="begin">
          <w:fldData xml:space="preserve">PEVuZE5vdGU+PENpdGU+PEF1dGhvcj5WxINuPC9BdXRob3I+PFllYXI+MjAyMzwvWWVhcj48UmVj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</w:fldData>
        </w:fldChar>
      </w:r>
      <w:r w:rsidR="002E7098">
        <w:rPr>
          <w:lang w:val="vi-VN"/>
        </w:rPr>
        <w:instrText xml:space="preserve"> ADDIN EN.CITE.DATA </w:instrText>
      </w:r>
      <w:r w:rsidR="002E7098">
        <w:rPr>
          <w:lang w:val="vi-VN"/>
        </w:rPr>
      </w:r>
      <w:r w:rsidR="002E7098">
        <w:rPr>
          <w:lang w:val="vi-VN"/>
        </w:rPr>
        <w:fldChar w:fldCharType="end"/>
      </w:r>
      <w:r w:rsidR="00487A81">
        <w:rPr>
          <w:lang w:val="vi-VN"/>
        </w:rPr>
      </w:r>
      <w:r w:rsidR="00487A81">
        <w:rPr>
          <w:lang w:val="vi-VN"/>
        </w:rPr>
        <w:fldChar w:fldCharType="separate"/>
      </w:r>
      <w:r w:rsidR="002E7098" w:rsidRPr="002E7098">
        <w:rPr>
          <w:rFonts w:ascii="Times New Roman" w:hAnsi="Times New Roman"/>
          <w:noProof/>
          <w:lang w:val="vi-VN"/>
        </w:rPr>
        <w:t>[44]</w:t>
      </w:r>
      <w:r w:rsidR="00487A81">
        <w:rPr>
          <w:lang w:val="vi-VN"/>
        </w:rPr>
        <w:fldChar w:fldCharType="end"/>
      </w:r>
      <w:r w:rsidR="00487A81">
        <w:rPr>
          <w:lang w:val="vi-VN"/>
        </w:rPr>
        <w:t xml:space="preserve">, </w:t>
      </w:r>
      <w:r w:rsidR="00487A81">
        <w:rPr>
          <w:lang w:val="vi-VN"/>
        </w:rPr>
        <w:fldChar w:fldCharType="begin">
          <w:fldData xml:space="preserve">PEVuZE5vdGU+PENpdGU+PEF1dGhvcj5M4bujaTwvQXV0aG9yPjxZZWFyPjIwMjM8L1llYXI+PFJl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</w:fldData>
        </w:fldChar>
      </w:r>
      <w:r w:rsidR="002E7098">
        <w:rPr>
          <w:lang w:val="vi-VN"/>
        </w:rPr>
        <w:instrText xml:space="preserve"> ADDIN EN.CITE </w:instrText>
      </w:r>
      <w:r w:rsidR="002E7098">
        <w:rPr>
          <w:lang w:val="vi-VN"/>
        </w:rPr>
        <w:fldChar w:fldCharType="begin">
          <w:fldData xml:space="preserve">PEVuZE5vdGU+PENpdGU+PEF1dGhvcj5M4bujaTwvQXV0aG9yPjxZZWFyPjIwMjM8L1llYXI+PFJl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</w:fldData>
        </w:fldChar>
      </w:r>
      <w:r w:rsidR="002E7098">
        <w:rPr>
          <w:lang w:val="vi-VN"/>
        </w:rPr>
        <w:instrText xml:space="preserve"> ADDIN EN.CITE.DATA </w:instrText>
      </w:r>
      <w:r w:rsidR="002E7098">
        <w:rPr>
          <w:lang w:val="vi-VN"/>
        </w:rPr>
      </w:r>
      <w:r w:rsidR="002E7098">
        <w:rPr>
          <w:lang w:val="vi-VN"/>
        </w:rPr>
        <w:fldChar w:fldCharType="end"/>
      </w:r>
      <w:r w:rsidR="00487A81">
        <w:rPr>
          <w:lang w:val="vi-VN"/>
        </w:rPr>
      </w:r>
      <w:r w:rsidR="00487A81">
        <w:rPr>
          <w:lang w:val="vi-VN"/>
        </w:rPr>
        <w:fldChar w:fldCharType="separate"/>
      </w:r>
      <w:r w:rsidR="002E7098" w:rsidRPr="002E7098">
        <w:rPr>
          <w:rFonts w:ascii="Times New Roman" w:hAnsi="Times New Roman"/>
          <w:noProof/>
          <w:lang w:val="vi-VN"/>
        </w:rPr>
        <w:t>[45]</w:t>
      </w:r>
      <w:r w:rsidR="00487A81">
        <w:rPr>
          <w:lang w:val="vi-VN"/>
        </w:rPr>
        <w:fldChar w:fldCharType="end"/>
      </w:r>
      <w:r w:rsidR="007525B1">
        <w:rPr>
          <w:lang w:val="vi-VN"/>
        </w:rPr>
        <w:t>.</w:t>
      </w:r>
    </w:p>
    <w:p w14:paraId="123D83F6" w14:textId="2AD01312" w:rsidR="000C5AE8" w:rsidRDefault="006B6CCE" w:rsidP="0071624F">
      <w:pPr>
        <w:pStyle w:val="heading10"/>
        <w:spacing w:before="360" w:after="240" w:line="240" w:lineRule="atLeast"/>
      </w:pPr>
      <w:r>
        <w:t xml:space="preserve">6 </w:t>
      </w:r>
      <w:r w:rsidR="005472B9">
        <w:t>Conclusion</w:t>
      </w:r>
      <w:r w:rsidR="00590016">
        <w:t>s</w:t>
      </w:r>
    </w:p>
    <w:p w14:paraId="5CFC38A0" w14:textId="2FA90EF6" w:rsidR="00E65718" w:rsidRDefault="00E65718" w:rsidP="008B67B8">
      <w:pPr>
        <w:ind w:firstLine="0"/>
      </w:pPr>
      <w:r w:rsidRPr="00E65718">
        <w:t xml:space="preserve">The results have demonstrated the suitability of monitoring land cover changes and urban expansion using multi-temporal satellite images such as </w:t>
      </w:r>
      <w:r w:rsidR="00B558D0">
        <w:t>Landsat-8</w:t>
      </w:r>
      <w:r w:rsidRPr="00E65718">
        <w:t xml:space="preserve"> and </w:t>
      </w:r>
      <w:r w:rsidR="00B558D0">
        <w:t>Sentinel-2</w:t>
      </w:r>
      <w:r w:rsidRPr="00E65718">
        <w:t xml:space="preserve">. </w:t>
      </w:r>
      <w:r w:rsidR="00A757D3" w:rsidRPr="00A757D3">
        <w:t>The study reveals that from 2013 through 2023, the land cover in Hanoi, Vietnam, has undergone significant changes</w:t>
      </w:r>
      <w:r w:rsidRPr="00E65718">
        <w:t xml:space="preserve">. The proportions of land </w:t>
      </w:r>
      <w:r>
        <w:t>covers</w:t>
      </w:r>
      <w:r w:rsidRPr="00E65718">
        <w:t xml:space="preserve">, such as </w:t>
      </w:r>
      <w:r>
        <w:t>b</w:t>
      </w:r>
      <w:r w:rsidRPr="00E65718">
        <w:t>uilt-up</w:t>
      </w:r>
      <w:r>
        <w:rPr>
          <w:lang w:val="vi-VN"/>
        </w:rPr>
        <w:t xml:space="preserve"> area</w:t>
      </w:r>
      <w:r w:rsidRPr="00E65718">
        <w:t xml:space="preserve">, </w:t>
      </w:r>
      <w:r w:rsidR="00A757D3">
        <w:t>have</w:t>
      </w:r>
      <w:r w:rsidRPr="00E65718">
        <w:t xml:space="preserve"> increased by approximately 7%, </w:t>
      </w:r>
      <w:r>
        <w:t>t</w:t>
      </w:r>
      <w:r w:rsidRPr="00E65718">
        <w:t xml:space="preserve">ransportation </w:t>
      </w:r>
      <w:r w:rsidR="005F4EC6">
        <w:t>has</w:t>
      </w:r>
      <w:r w:rsidR="005F4EC6" w:rsidRPr="00E65718">
        <w:t xml:space="preserve"> </w:t>
      </w:r>
      <w:r w:rsidRPr="00E65718">
        <w:t xml:space="preserve">increased by about 3%, while </w:t>
      </w:r>
      <w:r>
        <w:t>b</w:t>
      </w:r>
      <w:r w:rsidRPr="00E65718">
        <w:t xml:space="preserve">are </w:t>
      </w:r>
      <w:r>
        <w:t>l</w:t>
      </w:r>
      <w:r w:rsidRPr="00E65718">
        <w:t xml:space="preserve">and </w:t>
      </w:r>
      <w:r w:rsidR="005F4EC6">
        <w:t>has</w:t>
      </w:r>
      <w:r w:rsidR="005F4EC6" w:rsidRPr="00E65718">
        <w:t xml:space="preserve"> </w:t>
      </w:r>
      <w:r w:rsidRPr="00E65718">
        <w:t xml:space="preserve">increased by 3%. Conversely, </w:t>
      </w:r>
      <w:r w:rsidR="00A757D3">
        <w:t>l</w:t>
      </w:r>
      <w:r>
        <w:t>arge</w:t>
      </w:r>
      <w:r>
        <w:rPr>
          <w:lang w:val="vi-VN"/>
        </w:rPr>
        <w:t xml:space="preserve"> trees </w:t>
      </w:r>
      <w:r w:rsidR="00A757D3">
        <w:t>have</w:t>
      </w:r>
      <w:r w:rsidRPr="00E65718">
        <w:t xml:space="preserve"> decreased by 6%, and </w:t>
      </w:r>
      <w:r>
        <w:t>w</w:t>
      </w:r>
      <w:r w:rsidRPr="00E65718">
        <w:t xml:space="preserve">ater </w:t>
      </w:r>
      <w:r>
        <w:t>b</w:t>
      </w:r>
      <w:r w:rsidRPr="00E65718">
        <w:t xml:space="preserve">odies </w:t>
      </w:r>
      <w:r w:rsidR="00A757D3">
        <w:t>have</w:t>
      </w:r>
      <w:r w:rsidRPr="00E65718">
        <w:t xml:space="preserve"> decreased by 9%.</w:t>
      </w:r>
    </w:p>
    <w:p w14:paraId="78654A51" w14:textId="77777777" w:rsidR="00BC4F8A" w:rsidRPr="00E65718" w:rsidRDefault="00BC4F8A" w:rsidP="008B67B8">
      <w:pPr>
        <w:ind w:firstLine="0"/>
      </w:pPr>
    </w:p>
    <w:p w14:paraId="70FEF4F9" w14:textId="365850E2" w:rsidR="00E65718" w:rsidRDefault="00E65718" w:rsidP="00E65718">
      <w:r w:rsidRPr="00E65718">
        <w:t xml:space="preserve">The study also indicates that due to limited land resources in the central area, </w:t>
      </w:r>
      <w:r w:rsidR="007A0D33">
        <w:t>built</w:t>
      </w:r>
      <w:r w:rsidR="007A0D33">
        <w:rPr>
          <w:lang w:val="vi-VN"/>
        </w:rPr>
        <w:t>-up area</w:t>
      </w:r>
      <w:r w:rsidRPr="00E65718">
        <w:t xml:space="preserve"> expansion primarily occurred in areas more than 10 </w:t>
      </w:r>
      <w:r w:rsidR="006B6CCE">
        <w:t>kilometres</w:t>
      </w:r>
      <w:r w:rsidR="006B6CCE" w:rsidRPr="00E65718">
        <w:t xml:space="preserve"> </w:t>
      </w:r>
      <w:r w:rsidRPr="00E65718">
        <w:t xml:space="preserve">away from the </w:t>
      </w:r>
      <w:r w:rsidR="007A0D33">
        <w:t>urban</w:t>
      </w:r>
      <w:r w:rsidRPr="00E65718">
        <w:t xml:space="preserve"> </w:t>
      </w:r>
      <w:r w:rsidR="006B6CCE" w:rsidRPr="00E65718">
        <w:t>cent</w:t>
      </w:r>
      <w:r w:rsidR="006B6CCE">
        <w:t>re</w:t>
      </w:r>
      <w:r w:rsidRPr="00E65718">
        <w:t xml:space="preserve">. Furthermore, the direction of urban expansion for </w:t>
      </w:r>
      <w:r w:rsidR="005F4EC6">
        <w:t xml:space="preserve">the </w:t>
      </w:r>
      <w:r w:rsidR="00635968">
        <w:t>b</w:t>
      </w:r>
      <w:r w:rsidRPr="00E65718">
        <w:t>uilt-up</w:t>
      </w:r>
      <w:r w:rsidR="00635968">
        <w:rPr>
          <w:lang w:val="vi-VN"/>
        </w:rPr>
        <w:t xml:space="preserve"> area</w:t>
      </w:r>
      <w:r w:rsidRPr="00E65718">
        <w:t xml:space="preserve"> during the 2013-2018 period was mainly towards the </w:t>
      </w:r>
      <w:r w:rsidR="00635968">
        <w:t>W</w:t>
      </w:r>
      <w:r w:rsidRPr="00E65718">
        <w:t xml:space="preserve">est, within a radius of 5-10 </w:t>
      </w:r>
      <w:r w:rsidR="006B6CCE">
        <w:t>kilometres</w:t>
      </w:r>
      <w:r w:rsidRPr="00E65718">
        <w:t xml:space="preserve">, while the 2018-2023 period showed significant expansion towards the </w:t>
      </w:r>
      <w:r w:rsidR="00635968">
        <w:t>E</w:t>
      </w:r>
      <w:r w:rsidRPr="00E65718">
        <w:t xml:space="preserve">ast, within a </w:t>
      </w:r>
      <w:r w:rsidRPr="00E65718">
        <w:lastRenderedPageBreak/>
        <w:t xml:space="preserve">radius of 10-15 </w:t>
      </w:r>
      <w:r w:rsidR="006B6CCE">
        <w:t>kilometres</w:t>
      </w:r>
      <w:r w:rsidRPr="00E65718">
        <w:t xml:space="preserve">. </w:t>
      </w:r>
      <w:r w:rsidR="007A0D33" w:rsidRPr="007A0D33">
        <w:t xml:space="preserve">The corresponding expansion areas for the built-up area within a radius of 5-10 and 10-15 </w:t>
      </w:r>
      <w:r w:rsidR="006B6CCE" w:rsidRPr="007A0D33">
        <w:t>kilomet</w:t>
      </w:r>
      <w:r w:rsidR="006B6CCE">
        <w:t>re</w:t>
      </w:r>
      <w:r w:rsidR="006B6CCE" w:rsidRPr="007A0D33">
        <w:t xml:space="preserve">s </w:t>
      </w:r>
      <w:r w:rsidR="007A0D33" w:rsidRPr="007A0D33">
        <w:t xml:space="preserve">in the </w:t>
      </w:r>
      <w:r w:rsidR="006B6CCE" w:rsidRPr="007A0D33">
        <w:t>cent</w:t>
      </w:r>
      <w:r w:rsidR="006B6CCE">
        <w:t>re</w:t>
      </w:r>
      <w:r w:rsidR="006B6CCE" w:rsidRPr="007A0D33">
        <w:t xml:space="preserve"> </w:t>
      </w:r>
      <w:r w:rsidR="007A0D33" w:rsidRPr="007A0D33">
        <w:t xml:space="preserve">of the Hanoi area were 1.27 and 2.46 square </w:t>
      </w:r>
      <w:r w:rsidR="006B6CCE" w:rsidRPr="007A0D33">
        <w:t>kilomet</w:t>
      </w:r>
      <w:r w:rsidR="006B6CCE">
        <w:t>re</w:t>
      </w:r>
      <w:r w:rsidR="006B6CCE" w:rsidRPr="007A0D33">
        <w:t>s</w:t>
      </w:r>
      <w:r w:rsidR="007A0D33" w:rsidRPr="007A0D33">
        <w:t>, re</w:t>
      </w:r>
      <w:r w:rsidR="007A0D33">
        <w:t>spectively</w:t>
      </w:r>
      <w:r w:rsidR="007A0D33">
        <w:rPr>
          <w:lang w:val="vi-VN"/>
        </w:rPr>
        <w:t>.</w:t>
      </w:r>
      <w:r w:rsidR="00C12A54">
        <w:rPr>
          <w:lang w:val="vi-VN"/>
        </w:rPr>
        <w:t xml:space="preserve"> </w:t>
      </w:r>
      <w:r w:rsidR="009C3A5A" w:rsidRPr="009C3A5A">
        <w:t>The built-up area has mainly expanded to the East and North</w:t>
      </w:r>
      <w:ins w:id="45" w:author="Tung Dao" w:date="2024-06-12T14:22:00Z" w16du:dateUtc="2024-06-12T07:22:00Z">
        <w:r w:rsidR="00271818">
          <w:t>-</w:t>
        </w:r>
      </w:ins>
      <w:r w:rsidR="009C3A5A" w:rsidRPr="009C3A5A">
        <w:t xml:space="preserve">west of </w:t>
      </w:r>
      <w:del w:id="46" w:author="Tung Dao" w:date="2024-06-12T14:16:00Z" w16du:dateUtc="2024-06-12T07:16:00Z">
        <w:r w:rsidR="009C3A5A" w:rsidRPr="009C3A5A" w:rsidDel="00271818">
          <w:delText xml:space="preserve">Hanoi's </w:delText>
        </w:r>
      </w:del>
      <w:ins w:id="47" w:author="Tung Dao" w:date="2024-06-12T14:16:00Z" w16du:dateUtc="2024-06-12T07:16:00Z">
        <w:r w:rsidR="00271818" w:rsidRPr="009C3A5A">
          <w:t>Hanoi</w:t>
        </w:r>
        <w:r w:rsidR="00271818">
          <w:t>’</w:t>
        </w:r>
        <w:r w:rsidR="00271818" w:rsidRPr="009C3A5A">
          <w:t xml:space="preserve">s </w:t>
        </w:r>
      </w:ins>
      <w:r w:rsidR="006B6CCE" w:rsidRPr="009C3A5A">
        <w:t>cent</w:t>
      </w:r>
      <w:r w:rsidR="006B6CCE">
        <w:t>re</w:t>
      </w:r>
      <w:r w:rsidR="006B6CCE" w:rsidRPr="009C3A5A">
        <w:t xml:space="preserve"> </w:t>
      </w:r>
      <w:r w:rsidR="009C3A5A" w:rsidRPr="009C3A5A">
        <w:t>during the period from 2013 to 2023, covering an additional area of 3.03 and 2.</w:t>
      </w:r>
      <w:r w:rsidR="009C3A5A">
        <w:t>0</w:t>
      </w:r>
      <w:r w:rsidR="009C3A5A" w:rsidRPr="009C3A5A">
        <w:t xml:space="preserve">8 square </w:t>
      </w:r>
      <w:r w:rsidR="006B6CCE" w:rsidRPr="009C3A5A">
        <w:t>kilomet</w:t>
      </w:r>
      <w:r w:rsidR="006B6CCE">
        <w:t>re</w:t>
      </w:r>
      <w:r w:rsidR="006B6CCE" w:rsidRPr="009C3A5A">
        <w:t>s</w:t>
      </w:r>
      <w:r w:rsidR="009C3A5A" w:rsidRPr="009C3A5A">
        <w:t>, re</w:t>
      </w:r>
      <w:r w:rsidR="009C3A5A">
        <w:t>spectively</w:t>
      </w:r>
      <w:r w:rsidR="009C3A5A">
        <w:rPr>
          <w:lang w:val="vi-VN"/>
        </w:rPr>
        <w:t>.</w:t>
      </w:r>
    </w:p>
    <w:p w14:paraId="0C1CDD30" w14:textId="77777777" w:rsidR="00BC4F8A" w:rsidRPr="00EB09C2" w:rsidRDefault="00BC4F8A" w:rsidP="00E65718"/>
    <w:p w14:paraId="71F530B2" w14:textId="184B7AD6" w:rsidR="00E65718" w:rsidRDefault="00E65718" w:rsidP="00E65718">
      <w:r w:rsidRPr="00E65718">
        <w:t xml:space="preserve">This is the first study utilizing satellite image </w:t>
      </w:r>
      <w:r w:rsidR="00F94F19">
        <w:t>serie</w:t>
      </w:r>
      <w:r w:rsidRPr="00E65718">
        <w:t xml:space="preserve">s and SVM algorithms to analyze urban expansion trends in the Hanoi urban area over the past </w:t>
      </w:r>
      <w:r w:rsidR="00B656AF">
        <w:t>10</w:t>
      </w:r>
      <w:r w:rsidRPr="00E65718">
        <w:t xml:space="preserve"> years. The </w:t>
      </w:r>
      <w:r w:rsidR="00B656AF">
        <w:t>study</w:t>
      </w:r>
      <w:r w:rsidRPr="00E65718">
        <w:t xml:space="preserve"> results were evaluated with high reliability, achieving OA and Kappa values of at least 0.91 and 0.89, respectively.</w:t>
      </w:r>
    </w:p>
    <w:p w14:paraId="280DDB3A" w14:textId="77777777" w:rsidR="00BC4F8A" w:rsidRPr="00E65718" w:rsidRDefault="00BC4F8A" w:rsidP="00E65718"/>
    <w:p w14:paraId="26329CBA" w14:textId="77777777" w:rsidR="00E65718" w:rsidRPr="00E65718" w:rsidRDefault="00506D59" w:rsidP="00E65718">
      <w:r w:rsidRPr="00506D59">
        <w:t>To achieve a more comprehensive and detailed evaluation of urban expansion in Hanoi or similar areas, higher-resolution spatial data and continuous image datasets would be necessary.</w:t>
      </w:r>
      <w:r w:rsidR="00E65718" w:rsidRPr="00E65718">
        <w:t xml:space="preserve"> However, the results of this study</w:t>
      </w:r>
      <w:r w:rsidR="001564BC">
        <w:rPr>
          <w:lang w:val="vi-VN"/>
        </w:rPr>
        <w:t xml:space="preserve"> can</w:t>
      </w:r>
      <w:r w:rsidR="00E65718" w:rsidRPr="00E65718">
        <w:t xml:space="preserve"> contribute to a better understanding of the current state and trends in </w:t>
      </w:r>
      <w:r w:rsidR="001564BC">
        <w:t>b</w:t>
      </w:r>
      <w:r w:rsidR="00E65718" w:rsidRPr="00E65718">
        <w:t xml:space="preserve">uilt-up </w:t>
      </w:r>
      <w:r w:rsidR="001564BC">
        <w:t>a</w:t>
      </w:r>
      <w:r w:rsidR="00E65718" w:rsidRPr="00E65718">
        <w:t>rea expansion in the Hanoi urban area. This can assist researchers and urban planners in developing adaptation programs to mitigate negative impacts on urban development and environmental management.</w:t>
      </w:r>
    </w:p>
    <w:p w14:paraId="3C5A9905" w14:textId="29707F05" w:rsidR="005472B9" w:rsidRPr="0008198F" w:rsidRDefault="005472B9" w:rsidP="0071624F">
      <w:pPr>
        <w:pStyle w:val="heading10"/>
        <w:spacing w:before="360" w:after="240" w:line="240" w:lineRule="atLeast"/>
      </w:pPr>
      <w:r w:rsidRPr="0008198F">
        <w:t>Acknowledg</w:t>
      </w:r>
      <w:r w:rsidR="006B6CCE">
        <w:t>e</w:t>
      </w:r>
      <w:r w:rsidRPr="0008198F">
        <w:t>ments</w:t>
      </w:r>
    </w:p>
    <w:p w14:paraId="79E6C40C" w14:textId="66E4493B" w:rsidR="005C1E35" w:rsidRPr="00EB09C2" w:rsidRDefault="00F1446B" w:rsidP="00D91865">
      <w:pPr>
        <w:ind w:firstLine="0"/>
      </w:pPr>
      <w:r w:rsidRPr="00F1446B">
        <w:t>The authors thank Hanoi University of Natural Resources and Environment for supporting this study, all the authors for their great contributions to the final version, and reviewers and editors for their support.</w:t>
      </w:r>
    </w:p>
    <w:p w14:paraId="64F68CE1" w14:textId="77777777" w:rsidR="0095068A" w:rsidRPr="009A3755" w:rsidRDefault="0095068A" w:rsidP="0071624F">
      <w:pPr>
        <w:pStyle w:val="heading10"/>
        <w:spacing w:before="360" w:after="240" w:line="240" w:lineRule="atLeast"/>
      </w:pPr>
      <w:r w:rsidRPr="009A3755">
        <w:t>References</w:t>
      </w:r>
    </w:p>
    <w:p w14:paraId="034D8146" w14:textId="1404EEE2" w:rsidR="00611D01" w:rsidRPr="00611D01" w:rsidRDefault="008436AE" w:rsidP="00AD643E">
      <w:pPr>
        <w:ind w:left="284" w:hanging="284"/>
        <w:rPr>
          <w:rFonts w:ascii="Times New Roman" w:hAnsi="Times New Roman"/>
          <w:noProof/>
          <w:lang w:val="de-DE"/>
        </w:rPr>
      </w:pPr>
      <w:r w:rsidRPr="00DC3B5D">
        <w:rPr>
          <w:rFonts w:cs="Times"/>
          <w:noProof/>
          <w:szCs w:val="18"/>
          <w:lang w:val="de-DE"/>
        </w:rPr>
        <w:fldChar w:fldCharType="begin"/>
      </w:r>
      <w:r w:rsidRPr="00DC3B5D">
        <w:rPr>
          <w:rFonts w:cs="Times"/>
          <w:szCs w:val="18"/>
        </w:rPr>
        <w:instrText xml:space="preserve"> ADDIN EN.REFLIST </w:instrText>
      </w:r>
      <w:r w:rsidRPr="00DC3B5D">
        <w:rPr>
          <w:rFonts w:cs="Times"/>
          <w:noProof/>
          <w:szCs w:val="18"/>
          <w:lang w:val="de-DE"/>
        </w:rPr>
        <w:fldChar w:fldCharType="separate"/>
      </w:r>
      <w:r w:rsidR="00611D01" w:rsidRPr="00611D01">
        <w:rPr>
          <w:rFonts w:ascii="Times New Roman" w:hAnsi="Times New Roman"/>
          <w:noProof/>
          <w:sz w:val="18"/>
          <w:lang w:val="de-DE"/>
        </w:rPr>
        <w:t>1.</w:t>
      </w:r>
      <w:r w:rsidR="00611D01" w:rsidRPr="00611D01">
        <w:rPr>
          <w:rFonts w:ascii="Times New Roman" w:hAnsi="Times New Roman"/>
          <w:noProof/>
          <w:sz w:val="18"/>
          <w:lang w:val="de-DE"/>
        </w:rPr>
        <w:tab/>
      </w:r>
      <w:r w:rsidR="00611D01" w:rsidRPr="00611D01">
        <w:rPr>
          <w:rFonts w:ascii="Times New Roman" w:hAnsi="Times New Roman"/>
          <w:noProof/>
          <w:lang w:val="de-DE"/>
        </w:rPr>
        <w:t>Seto K.C., Kaufmann R.K.,</w:t>
      </w:r>
      <w:r w:rsidR="00A526D5">
        <w:rPr>
          <w:rFonts w:ascii="Times New Roman" w:hAnsi="Times New Roman"/>
          <w:noProof/>
          <w:lang w:val="de-DE"/>
        </w:rPr>
        <w:t xml:space="preserve"> </w:t>
      </w:r>
      <w:r w:rsidR="00611D01" w:rsidRPr="00611D01">
        <w:rPr>
          <w:rFonts w:ascii="Times New Roman" w:hAnsi="Times New Roman"/>
          <w:noProof/>
          <w:lang w:val="de-DE"/>
        </w:rPr>
        <w:t xml:space="preserve">Woodcock C.E.: Landsat reveals </w:t>
      </w:r>
      <w:del w:id="48" w:author="Tung Dao" w:date="2024-06-12T14:16:00Z" w16du:dateUtc="2024-06-12T07:16:00Z">
        <w:r w:rsidR="00611D01" w:rsidRPr="00611D01" w:rsidDel="00271818">
          <w:rPr>
            <w:rFonts w:ascii="Times New Roman" w:hAnsi="Times New Roman"/>
            <w:noProof/>
            <w:lang w:val="de-DE"/>
          </w:rPr>
          <w:delText xml:space="preserve">China's </w:delText>
        </w:r>
      </w:del>
      <w:ins w:id="49" w:author="Tung Dao" w:date="2024-06-12T14:16:00Z" w16du:dateUtc="2024-06-12T07:16:00Z">
        <w:r w:rsidR="00271818" w:rsidRPr="00611D01">
          <w:rPr>
            <w:rFonts w:ascii="Times New Roman" w:hAnsi="Times New Roman"/>
            <w:noProof/>
            <w:lang w:val="de-DE"/>
          </w:rPr>
          <w:t>China</w:t>
        </w:r>
        <w:r w:rsidR="00271818">
          <w:rPr>
            <w:rFonts w:ascii="Times New Roman" w:hAnsi="Times New Roman"/>
            <w:noProof/>
            <w:lang w:val="de-DE"/>
          </w:rPr>
          <w:t>’</w:t>
        </w:r>
        <w:r w:rsidR="00271818" w:rsidRPr="00611D01">
          <w:rPr>
            <w:rFonts w:ascii="Times New Roman" w:hAnsi="Times New Roman"/>
            <w:noProof/>
            <w:lang w:val="de-DE"/>
          </w:rPr>
          <w:t xml:space="preserve">s </w:t>
        </w:r>
      </w:ins>
      <w:r w:rsidR="00611D01" w:rsidRPr="00611D01">
        <w:rPr>
          <w:rFonts w:ascii="Times New Roman" w:hAnsi="Times New Roman"/>
          <w:noProof/>
          <w:lang w:val="de-DE"/>
        </w:rPr>
        <w:t xml:space="preserve">farmland reserves, but </w:t>
      </w:r>
      <w:del w:id="50" w:author="Tung Dao" w:date="2024-06-12T14:16:00Z" w16du:dateUtc="2024-06-12T07:16:00Z">
        <w:r w:rsidR="00611D01" w:rsidRPr="00611D01" w:rsidDel="00271818">
          <w:rPr>
            <w:rFonts w:ascii="Times New Roman" w:hAnsi="Times New Roman"/>
            <w:noProof/>
            <w:lang w:val="de-DE"/>
          </w:rPr>
          <w:delText xml:space="preserve">they're </w:delText>
        </w:r>
      </w:del>
      <w:ins w:id="51" w:author="Tung Dao" w:date="2024-06-12T14:16:00Z" w16du:dateUtc="2024-06-12T07:16:00Z">
        <w:r w:rsidR="00271818" w:rsidRPr="00611D01">
          <w:rPr>
            <w:rFonts w:ascii="Times New Roman" w:hAnsi="Times New Roman"/>
            <w:noProof/>
            <w:lang w:val="de-DE"/>
          </w:rPr>
          <w:t>they</w:t>
        </w:r>
        <w:r w:rsidR="00271818">
          <w:rPr>
            <w:rFonts w:ascii="Times New Roman" w:hAnsi="Times New Roman"/>
            <w:noProof/>
            <w:lang w:val="de-DE"/>
          </w:rPr>
          <w:t>’</w:t>
        </w:r>
        <w:r w:rsidR="00271818" w:rsidRPr="00611D01">
          <w:rPr>
            <w:rFonts w:ascii="Times New Roman" w:hAnsi="Times New Roman"/>
            <w:noProof/>
            <w:lang w:val="de-DE"/>
          </w:rPr>
          <w:t xml:space="preserve">re </w:t>
        </w:r>
      </w:ins>
      <w:r w:rsidR="00611D01" w:rsidRPr="00611D01">
        <w:rPr>
          <w:rFonts w:ascii="Times New Roman" w:hAnsi="Times New Roman"/>
          <w:noProof/>
          <w:lang w:val="de-DE"/>
        </w:rPr>
        <w:t>vanishing fast. Nature  406(6792)</w:t>
      </w:r>
      <w:r w:rsidR="00611D01" w:rsidRPr="00611D01">
        <w:rPr>
          <w:rFonts w:ascii="Times New Roman" w:hAnsi="Times New Roman"/>
          <w:noProof/>
          <w:sz w:val="18"/>
          <w:lang w:val="de-DE"/>
        </w:rPr>
        <w:t>,</w:t>
      </w:r>
      <w:r w:rsidR="00611D01" w:rsidRPr="00611D01">
        <w:rPr>
          <w:rFonts w:ascii="Times New Roman" w:hAnsi="Times New Roman"/>
          <w:noProof/>
          <w:lang w:val="de-DE"/>
        </w:rPr>
        <w:t xml:space="preserve"> 121-121 (2000)</w:t>
      </w:r>
    </w:p>
    <w:p w14:paraId="4F65079C" w14:textId="5E18C6AB" w:rsidR="00611D01" w:rsidRPr="00611D01" w:rsidRDefault="00611D01" w:rsidP="00AD643E">
      <w:pPr>
        <w:ind w:left="284" w:hanging="284"/>
        <w:rPr>
          <w:rFonts w:ascii="Times New Roman" w:hAnsi="Times New Roman"/>
          <w:noProof/>
          <w:lang w:val="de-DE"/>
        </w:rPr>
      </w:pPr>
      <w:r w:rsidRPr="00611D01">
        <w:rPr>
          <w:rFonts w:ascii="Times New Roman" w:hAnsi="Times New Roman"/>
          <w:noProof/>
          <w:sz w:val="18"/>
          <w:lang w:val="de-DE"/>
        </w:rPr>
        <w:t>2.</w:t>
      </w:r>
      <w:r w:rsidRPr="00611D01">
        <w:rPr>
          <w:rFonts w:ascii="Times New Roman" w:hAnsi="Times New Roman"/>
          <w:noProof/>
          <w:sz w:val="18"/>
          <w:lang w:val="de-DE"/>
        </w:rPr>
        <w:tab/>
      </w:r>
      <w:r w:rsidRPr="00611D01">
        <w:rPr>
          <w:rFonts w:ascii="Times New Roman" w:hAnsi="Times New Roman"/>
          <w:noProof/>
          <w:lang w:val="de-DE"/>
        </w:rPr>
        <w:t>Seto K.C., Güneralp B.,</w:t>
      </w:r>
      <w:r w:rsidR="00A526D5">
        <w:rPr>
          <w:rFonts w:ascii="Times New Roman" w:hAnsi="Times New Roman"/>
          <w:noProof/>
          <w:lang w:val="de-DE"/>
        </w:rPr>
        <w:t xml:space="preserve"> </w:t>
      </w:r>
      <w:r w:rsidRPr="00611D01">
        <w:rPr>
          <w:rFonts w:ascii="Times New Roman" w:hAnsi="Times New Roman"/>
          <w:noProof/>
          <w:lang w:val="de-DE"/>
        </w:rPr>
        <w:t>Hutyra L</w:t>
      </w:r>
      <w:r w:rsidR="00E44E1C">
        <w:rPr>
          <w:rFonts w:ascii="Times New Roman" w:hAnsi="Times New Roman"/>
          <w:noProof/>
          <w:lang w:val="de-DE"/>
        </w:rPr>
        <w:t>R</w:t>
      </w:r>
      <w:r w:rsidRPr="00611D01">
        <w:rPr>
          <w:rFonts w:ascii="Times New Roman" w:hAnsi="Times New Roman"/>
          <w:noProof/>
          <w:lang w:val="de-DE"/>
        </w:rPr>
        <w:t xml:space="preserve"> Global forecasts of urban expansion to 2030 and direct impacts on biodiversity and carbon pools. In: Proceedings of the National Academy of Sciences,  pp. 16083-16088</w:t>
      </w:r>
      <w:r w:rsidR="00A526D5">
        <w:rPr>
          <w:rFonts w:ascii="Times New Roman" w:hAnsi="Times New Roman"/>
          <w:noProof/>
          <w:lang w:val="de-DE"/>
        </w:rPr>
        <w:t xml:space="preserve"> </w:t>
      </w:r>
      <w:r w:rsidR="00A526D5" w:rsidRPr="00611D01">
        <w:rPr>
          <w:rFonts w:ascii="Times New Roman" w:hAnsi="Times New Roman"/>
          <w:noProof/>
          <w:lang w:val="de-DE"/>
        </w:rPr>
        <w:t>(2012)</w:t>
      </w:r>
    </w:p>
    <w:p w14:paraId="71E1D9D1" w14:textId="01B0CECA" w:rsidR="00611D01" w:rsidRPr="00611D01" w:rsidRDefault="00611D01" w:rsidP="00AD643E">
      <w:pPr>
        <w:ind w:left="284" w:hanging="284"/>
        <w:rPr>
          <w:rFonts w:ascii="Times New Roman" w:hAnsi="Times New Roman"/>
          <w:noProof/>
          <w:lang w:val="de-DE"/>
        </w:rPr>
      </w:pPr>
      <w:r w:rsidRPr="00611D01">
        <w:rPr>
          <w:rFonts w:ascii="Times New Roman" w:hAnsi="Times New Roman"/>
          <w:noProof/>
          <w:sz w:val="18"/>
          <w:lang w:val="de-DE"/>
        </w:rPr>
        <w:t>3.</w:t>
      </w:r>
      <w:r w:rsidRPr="00611D01">
        <w:rPr>
          <w:rFonts w:ascii="Times New Roman" w:hAnsi="Times New Roman"/>
          <w:noProof/>
          <w:sz w:val="18"/>
          <w:lang w:val="de-DE"/>
        </w:rPr>
        <w:tab/>
      </w:r>
      <w:r w:rsidRPr="00611D01">
        <w:rPr>
          <w:rFonts w:ascii="Times New Roman" w:hAnsi="Times New Roman"/>
          <w:noProof/>
          <w:lang w:val="de-DE"/>
        </w:rPr>
        <w:t>Xie G.,</w:t>
      </w:r>
      <w:r w:rsidR="00A526D5">
        <w:rPr>
          <w:rFonts w:ascii="Times New Roman" w:hAnsi="Times New Roman"/>
          <w:noProof/>
          <w:lang w:val="de-DE"/>
        </w:rPr>
        <w:t xml:space="preserve"> </w:t>
      </w:r>
      <w:r w:rsidRPr="00611D01">
        <w:rPr>
          <w:rFonts w:ascii="Times New Roman" w:hAnsi="Times New Roman"/>
          <w:noProof/>
          <w:lang w:val="de-DE"/>
        </w:rPr>
        <w:t>Niculescu S.: Mapping and monitoring of land cover/land use (LCLU) changes in the crozon peninsula (Brittany, France) from 2007 to 2018 by machine learning algorithms (support vector machine, random forest, and convolutional neural network) and by post-classification comparison (PCC). Remote Sensing  13(19)</w:t>
      </w:r>
      <w:r w:rsidRPr="00611D01">
        <w:rPr>
          <w:rFonts w:ascii="Times New Roman" w:hAnsi="Times New Roman"/>
          <w:noProof/>
          <w:sz w:val="18"/>
          <w:lang w:val="de-DE"/>
        </w:rPr>
        <w:t>,</w:t>
      </w:r>
      <w:r w:rsidRPr="00611D01">
        <w:rPr>
          <w:rFonts w:ascii="Times New Roman" w:hAnsi="Times New Roman"/>
          <w:noProof/>
          <w:lang w:val="de-DE"/>
        </w:rPr>
        <w:t xml:space="preserve"> 3899 (2021)</w:t>
      </w:r>
    </w:p>
    <w:p w14:paraId="006E1839" w14:textId="3215BB7C" w:rsidR="00611D01" w:rsidRPr="00611D01" w:rsidRDefault="00611D01" w:rsidP="00AD643E">
      <w:pPr>
        <w:ind w:left="284" w:hanging="284"/>
        <w:rPr>
          <w:rFonts w:ascii="Times New Roman" w:hAnsi="Times New Roman"/>
          <w:noProof/>
          <w:lang w:val="de-DE"/>
        </w:rPr>
      </w:pPr>
      <w:r w:rsidRPr="00611D01">
        <w:rPr>
          <w:rFonts w:ascii="Times New Roman" w:hAnsi="Times New Roman"/>
          <w:noProof/>
          <w:sz w:val="18"/>
          <w:lang w:val="de-DE"/>
        </w:rPr>
        <w:t>4.</w:t>
      </w:r>
      <w:r w:rsidRPr="00611D01">
        <w:rPr>
          <w:rFonts w:ascii="Times New Roman" w:hAnsi="Times New Roman"/>
          <w:noProof/>
          <w:sz w:val="18"/>
          <w:lang w:val="de-DE"/>
        </w:rPr>
        <w:tab/>
      </w:r>
      <w:r w:rsidRPr="00611D01">
        <w:rPr>
          <w:rFonts w:ascii="Times New Roman" w:hAnsi="Times New Roman"/>
          <w:noProof/>
          <w:lang w:val="de-DE"/>
        </w:rPr>
        <w:t>Feizizadeh B., Omarzadeh D., Kazemi Garajeh M., Lakes T.,</w:t>
      </w:r>
      <w:r w:rsidR="00A526D5">
        <w:rPr>
          <w:rFonts w:ascii="Times New Roman" w:hAnsi="Times New Roman"/>
          <w:noProof/>
          <w:lang w:val="de-DE"/>
        </w:rPr>
        <w:t xml:space="preserve"> </w:t>
      </w:r>
      <w:r w:rsidRPr="00611D01">
        <w:rPr>
          <w:rFonts w:ascii="Times New Roman" w:hAnsi="Times New Roman"/>
          <w:noProof/>
          <w:lang w:val="de-DE"/>
        </w:rPr>
        <w:t>Blaschke T.: Machine learning data-driven approaches for land use/cover mapping and trend analysis using Google Earth Engine. Journal of Environmental Planning Management  66(3)</w:t>
      </w:r>
      <w:r w:rsidRPr="00611D01">
        <w:rPr>
          <w:rFonts w:ascii="Times New Roman" w:hAnsi="Times New Roman"/>
          <w:noProof/>
          <w:sz w:val="18"/>
          <w:lang w:val="de-DE"/>
        </w:rPr>
        <w:t>,</w:t>
      </w:r>
      <w:r w:rsidRPr="00611D01">
        <w:rPr>
          <w:rFonts w:ascii="Times New Roman" w:hAnsi="Times New Roman"/>
          <w:noProof/>
          <w:lang w:val="de-DE"/>
        </w:rPr>
        <w:t xml:space="preserve"> 665-697 (2023)</w:t>
      </w:r>
    </w:p>
    <w:p w14:paraId="1AA3E866" w14:textId="6ED7A16F" w:rsidR="00611D01" w:rsidRPr="00611D01" w:rsidRDefault="00611D01" w:rsidP="00AD643E">
      <w:pPr>
        <w:ind w:left="284" w:hanging="284"/>
        <w:rPr>
          <w:rFonts w:ascii="Times New Roman" w:hAnsi="Times New Roman"/>
          <w:noProof/>
          <w:lang w:val="de-DE"/>
        </w:rPr>
      </w:pPr>
      <w:r w:rsidRPr="00611D01">
        <w:rPr>
          <w:rFonts w:ascii="Times New Roman" w:hAnsi="Times New Roman"/>
          <w:noProof/>
          <w:sz w:val="18"/>
          <w:lang w:val="de-DE"/>
        </w:rPr>
        <w:t>5.</w:t>
      </w:r>
      <w:r w:rsidRPr="00611D01">
        <w:rPr>
          <w:rFonts w:ascii="Times New Roman" w:hAnsi="Times New Roman"/>
          <w:noProof/>
          <w:sz w:val="18"/>
          <w:lang w:val="de-DE"/>
        </w:rPr>
        <w:tab/>
      </w:r>
      <w:r w:rsidRPr="00611D01">
        <w:rPr>
          <w:rFonts w:ascii="Times New Roman" w:hAnsi="Times New Roman"/>
          <w:noProof/>
          <w:lang w:val="de-DE"/>
        </w:rPr>
        <w:t>Mosammam H.M., Nia J.T., Khani H., Teymouri A.,</w:t>
      </w:r>
      <w:r w:rsidR="00A526D5">
        <w:rPr>
          <w:rFonts w:ascii="Times New Roman" w:hAnsi="Times New Roman"/>
          <w:noProof/>
          <w:lang w:val="de-DE"/>
        </w:rPr>
        <w:t xml:space="preserve"> </w:t>
      </w:r>
      <w:r w:rsidRPr="00611D01">
        <w:rPr>
          <w:rFonts w:ascii="Times New Roman" w:hAnsi="Times New Roman"/>
          <w:noProof/>
          <w:lang w:val="de-DE"/>
        </w:rPr>
        <w:t>Kazemi M.: Monitoring land use change and measuring urban sprawl based on its spatial forms: The case of Qom city. The Egyptian Journal of Remote Sensing and Space Science  20(1)</w:t>
      </w:r>
      <w:r w:rsidRPr="00611D01">
        <w:rPr>
          <w:rFonts w:ascii="Times New Roman" w:hAnsi="Times New Roman"/>
          <w:noProof/>
          <w:sz w:val="18"/>
          <w:lang w:val="de-DE"/>
        </w:rPr>
        <w:t>,</w:t>
      </w:r>
      <w:r w:rsidRPr="00611D01">
        <w:rPr>
          <w:rFonts w:ascii="Times New Roman" w:hAnsi="Times New Roman"/>
          <w:noProof/>
          <w:lang w:val="de-DE"/>
        </w:rPr>
        <w:t xml:space="preserve"> 103-116 (2017)</w:t>
      </w:r>
    </w:p>
    <w:p w14:paraId="1D17528C" w14:textId="151E9C5B" w:rsidR="00611D01" w:rsidRPr="00611D01" w:rsidRDefault="00611D01" w:rsidP="00AD643E">
      <w:pPr>
        <w:ind w:left="284" w:hanging="284"/>
        <w:rPr>
          <w:rFonts w:ascii="Times New Roman" w:hAnsi="Times New Roman"/>
          <w:noProof/>
          <w:lang w:val="de-DE"/>
        </w:rPr>
      </w:pPr>
      <w:r w:rsidRPr="00611D01">
        <w:rPr>
          <w:rFonts w:ascii="Times New Roman" w:hAnsi="Times New Roman"/>
          <w:noProof/>
          <w:sz w:val="18"/>
          <w:lang w:val="de-DE"/>
        </w:rPr>
        <w:lastRenderedPageBreak/>
        <w:t>6.</w:t>
      </w:r>
      <w:r w:rsidRPr="00611D01">
        <w:rPr>
          <w:rFonts w:ascii="Times New Roman" w:hAnsi="Times New Roman"/>
          <w:noProof/>
          <w:sz w:val="18"/>
          <w:lang w:val="de-DE"/>
        </w:rPr>
        <w:tab/>
      </w:r>
      <w:r w:rsidRPr="00611D01">
        <w:rPr>
          <w:rFonts w:ascii="Times New Roman" w:hAnsi="Times New Roman"/>
          <w:noProof/>
          <w:lang w:val="de-DE"/>
        </w:rPr>
        <w:t>He C., Liu Z., Gou S., Zhang Q., Zhang J.,</w:t>
      </w:r>
      <w:r w:rsidR="00A526D5">
        <w:rPr>
          <w:rFonts w:ascii="Times New Roman" w:hAnsi="Times New Roman"/>
          <w:noProof/>
          <w:lang w:val="de-DE"/>
        </w:rPr>
        <w:t xml:space="preserve"> </w:t>
      </w:r>
      <w:r w:rsidRPr="00611D01">
        <w:rPr>
          <w:rFonts w:ascii="Times New Roman" w:hAnsi="Times New Roman"/>
          <w:noProof/>
          <w:lang w:val="de-DE"/>
        </w:rPr>
        <w:t>Xu L.: Detecting global urban expansion over the last three decades using a fully convolutional network. Environmental Research Letters  14(3)</w:t>
      </w:r>
      <w:r w:rsidRPr="00611D01">
        <w:rPr>
          <w:rFonts w:ascii="Times New Roman" w:hAnsi="Times New Roman"/>
          <w:noProof/>
          <w:sz w:val="18"/>
          <w:lang w:val="de-DE"/>
        </w:rPr>
        <w:t>,</w:t>
      </w:r>
      <w:r w:rsidRPr="00611D01">
        <w:rPr>
          <w:rFonts w:ascii="Times New Roman" w:hAnsi="Times New Roman"/>
          <w:noProof/>
          <w:lang w:val="de-DE"/>
        </w:rPr>
        <w:t xml:space="preserve"> 034008 (2019)</w:t>
      </w:r>
    </w:p>
    <w:p w14:paraId="22C67A66" w14:textId="16F77FEA" w:rsidR="00611D01" w:rsidRPr="00611D01" w:rsidRDefault="00611D01" w:rsidP="00AD643E">
      <w:pPr>
        <w:ind w:left="284" w:hanging="284"/>
        <w:rPr>
          <w:rFonts w:ascii="Times New Roman" w:hAnsi="Times New Roman"/>
          <w:noProof/>
          <w:lang w:val="de-DE"/>
        </w:rPr>
      </w:pPr>
      <w:r w:rsidRPr="00611D01">
        <w:rPr>
          <w:rFonts w:ascii="Times New Roman" w:hAnsi="Times New Roman"/>
          <w:noProof/>
          <w:sz w:val="18"/>
          <w:lang w:val="de-DE"/>
        </w:rPr>
        <w:t>7.</w:t>
      </w:r>
      <w:r w:rsidRPr="00611D01">
        <w:rPr>
          <w:rFonts w:ascii="Times New Roman" w:hAnsi="Times New Roman"/>
          <w:noProof/>
          <w:sz w:val="18"/>
          <w:lang w:val="de-DE"/>
        </w:rPr>
        <w:tab/>
      </w:r>
      <w:r w:rsidRPr="00611D01">
        <w:rPr>
          <w:rFonts w:ascii="Times New Roman" w:hAnsi="Times New Roman"/>
          <w:noProof/>
          <w:lang w:val="de-DE"/>
        </w:rPr>
        <w:t>Xiao J., Shen Y., Ge J., Tateishi R., Tang C., Liang Y.,</w:t>
      </w:r>
      <w:r w:rsidR="00A526D5">
        <w:rPr>
          <w:rFonts w:ascii="Times New Roman" w:hAnsi="Times New Roman"/>
          <w:noProof/>
          <w:lang w:val="de-DE"/>
        </w:rPr>
        <w:t xml:space="preserve"> </w:t>
      </w:r>
      <w:r w:rsidRPr="00611D01">
        <w:rPr>
          <w:rFonts w:ascii="Times New Roman" w:hAnsi="Times New Roman"/>
          <w:noProof/>
          <w:lang w:val="de-DE"/>
        </w:rPr>
        <w:t>Huang Z.: Evaluating urban expansion and land use change in Shijiazhuang, China, by using GIS and remote sensing. Landscape and Urban Planning  75(1)</w:t>
      </w:r>
      <w:r w:rsidRPr="00611D01">
        <w:rPr>
          <w:rFonts w:ascii="Times New Roman" w:hAnsi="Times New Roman"/>
          <w:noProof/>
          <w:sz w:val="18"/>
          <w:lang w:val="de-DE"/>
        </w:rPr>
        <w:t>,</w:t>
      </w:r>
      <w:r w:rsidRPr="00611D01">
        <w:rPr>
          <w:rFonts w:ascii="Times New Roman" w:hAnsi="Times New Roman"/>
          <w:noProof/>
          <w:lang w:val="de-DE"/>
        </w:rPr>
        <w:t xml:space="preserve"> 69-80 (2006)</w:t>
      </w:r>
    </w:p>
    <w:p w14:paraId="3352595C" w14:textId="27E54083" w:rsidR="00611D01" w:rsidRPr="00611D01" w:rsidRDefault="00611D01" w:rsidP="00AD643E">
      <w:pPr>
        <w:ind w:left="284" w:hanging="284"/>
        <w:rPr>
          <w:rFonts w:ascii="Times New Roman" w:hAnsi="Times New Roman"/>
          <w:noProof/>
          <w:lang w:val="de-DE"/>
        </w:rPr>
      </w:pPr>
      <w:r w:rsidRPr="00611D01">
        <w:rPr>
          <w:rFonts w:ascii="Times New Roman" w:hAnsi="Times New Roman"/>
          <w:noProof/>
          <w:sz w:val="18"/>
          <w:lang w:val="de-DE"/>
        </w:rPr>
        <w:t>8.</w:t>
      </w:r>
      <w:r w:rsidRPr="00611D01">
        <w:rPr>
          <w:rFonts w:ascii="Times New Roman" w:hAnsi="Times New Roman"/>
          <w:noProof/>
          <w:sz w:val="18"/>
          <w:lang w:val="de-DE"/>
        </w:rPr>
        <w:tab/>
      </w:r>
      <w:r w:rsidRPr="00611D01">
        <w:rPr>
          <w:rFonts w:ascii="Times New Roman" w:hAnsi="Times New Roman"/>
          <w:noProof/>
          <w:lang w:val="de-DE"/>
        </w:rPr>
        <w:t>Fan F., Wang Y., Qiu M.,</w:t>
      </w:r>
      <w:r w:rsidR="00A526D5">
        <w:rPr>
          <w:rFonts w:ascii="Times New Roman" w:hAnsi="Times New Roman"/>
          <w:noProof/>
          <w:lang w:val="de-DE"/>
        </w:rPr>
        <w:t xml:space="preserve"> </w:t>
      </w:r>
      <w:r w:rsidRPr="00611D01">
        <w:rPr>
          <w:rFonts w:ascii="Times New Roman" w:hAnsi="Times New Roman"/>
          <w:noProof/>
          <w:lang w:val="de-DE"/>
        </w:rPr>
        <w:t>Wang Z.: Evaluating the Temporal and Spatial Urban Expansion Patterns of Guangzhou from 1979 to 2003 by Remote Sensing and GIS Methods. International Journal of Geographical Information Science  23(11)</w:t>
      </w:r>
      <w:r w:rsidRPr="00611D01">
        <w:rPr>
          <w:rFonts w:ascii="Times New Roman" w:hAnsi="Times New Roman"/>
          <w:noProof/>
          <w:sz w:val="18"/>
          <w:lang w:val="de-DE"/>
        </w:rPr>
        <w:t>,</w:t>
      </w:r>
      <w:r w:rsidRPr="00611D01">
        <w:rPr>
          <w:rFonts w:ascii="Times New Roman" w:hAnsi="Times New Roman"/>
          <w:noProof/>
          <w:lang w:val="de-DE"/>
        </w:rPr>
        <w:t xml:space="preserve"> 1371-1388 (2009)</w:t>
      </w:r>
    </w:p>
    <w:p w14:paraId="793AE663" w14:textId="0171E69D" w:rsidR="00611D01" w:rsidRPr="00611D01" w:rsidRDefault="00611D01" w:rsidP="00AD643E">
      <w:pPr>
        <w:ind w:left="284" w:hanging="284"/>
        <w:rPr>
          <w:rFonts w:ascii="Times New Roman" w:hAnsi="Times New Roman"/>
          <w:noProof/>
          <w:lang w:val="de-DE"/>
        </w:rPr>
      </w:pPr>
      <w:r w:rsidRPr="00611D01">
        <w:rPr>
          <w:rFonts w:ascii="Times New Roman" w:hAnsi="Times New Roman"/>
          <w:noProof/>
          <w:sz w:val="18"/>
          <w:lang w:val="de-DE"/>
        </w:rPr>
        <w:t>9.</w:t>
      </w:r>
      <w:r w:rsidRPr="00611D01">
        <w:rPr>
          <w:rFonts w:ascii="Times New Roman" w:hAnsi="Times New Roman"/>
          <w:noProof/>
          <w:sz w:val="18"/>
          <w:lang w:val="de-DE"/>
        </w:rPr>
        <w:tab/>
      </w:r>
      <w:r w:rsidRPr="00611D01">
        <w:rPr>
          <w:rFonts w:ascii="Times New Roman" w:hAnsi="Times New Roman"/>
          <w:noProof/>
          <w:lang w:val="de-DE"/>
        </w:rPr>
        <w:t>Nong D.H., Lepczyk C.A., Miura T.,</w:t>
      </w:r>
      <w:r w:rsidR="00A526D5">
        <w:rPr>
          <w:rFonts w:ascii="Times New Roman" w:hAnsi="Times New Roman"/>
          <w:noProof/>
          <w:lang w:val="de-DE"/>
        </w:rPr>
        <w:t xml:space="preserve"> </w:t>
      </w:r>
      <w:r w:rsidRPr="00611D01">
        <w:rPr>
          <w:rFonts w:ascii="Times New Roman" w:hAnsi="Times New Roman"/>
          <w:noProof/>
          <w:lang w:val="de-DE"/>
        </w:rPr>
        <w:t>Fox J.M.: Quantifying urban growth patterns in Hanoi using landscape expansion modes and time series spatial metrics. PloS one  13(5)</w:t>
      </w:r>
      <w:r w:rsidRPr="00611D01">
        <w:rPr>
          <w:rFonts w:ascii="Times New Roman" w:hAnsi="Times New Roman"/>
          <w:noProof/>
          <w:sz w:val="18"/>
          <w:lang w:val="de-DE"/>
        </w:rPr>
        <w:t>,</w:t>
      </w:r>
      <w:r w:rsidRPr="00611D01">
        <w:rPr>
          <w:rFonts w:ascii="Times New Roman" w:hAnsi="Times New Roman"/>
          <w:noProof/>
          <w:lang w:val="de-DE"/>
        </w:rPr>
        <w:t xml:space="preserve"> e0196940 (2018)</w:t>
      </w:r>
    </w:p>
    <w:p w14:paraId="63A562DB" w14:textId="021596A5" w:rsidR="00611D01" w:rsidRPr="00611D01" w:rsidRDefault="00611D01" w:rsidP="00AD643E">
      <w:pPr>
        <w:ind w:left="284" w:hanging="284"/>
        <w:rPr>
          <w:rFonts w:ascii="Times New Roman" w:hAnsi="Times New Roman"/>
          <w:noProof/>
          <w:lang w:val="de-DE"/>
        </w:rPr>
      </w:pPr>
      <w:r w:rsidRPr="00611D01">
        <w:rPr>
          <w:rFonts w:ascii="Times New Roman" w:hAnsi="Times New Roman"/>
          <w:noProof/>
          <w:sz w:val="18"/>
          <w:lang w:val="de-DE"/>
        </w:rPr>
        <w:t>10.</w:t>
      </w:r>
      <w:r w:rsidRPr="00611D01">
        <w:rPr>
          <w:rFonts w:ascii="Times New Roman" w:hAnsi="Times New Roman"/>
          <w:noProof/>
          <w:sz w:val="18"/>
          <w:lang w:val="de-DE"/>
        </w:rPr>
        <w:tab/>
      </w:r>
      <w:r w:rsidRPr="00611D01">
        <w:rPr>
          <w:rFonts w:ascii="Times New Roman" w:hAnsi="Times New Roman"/>
          <w:noProof/>
          <w:lang w:val="de-DE"/>
        </w:rPr>
        <w:t>Mauro G.: Rural–urban transition of Hanoi (Vietnam): Using Landsat imagery to map its recent peri-urbanization. ISPRS international journal of geo-information  9(11)</w:t>
      </w:r>
      <w:r w:rsidRPr="00611D01">
        <w:rPr>
          <w:rFonts w:ascii="Times New Roman" w:hAnsi="Times New Roman"/>
          <w:noProof/>
          <w:sz w:val="18"/>
          <w:lang w:val="de-DE"/>
        </w:rPr>
        <w:t>,</w:t>
      </w:r>
      <w:r w:rsidRPr="00611D01">
        <w:rPr>
          <w:rFonts w:ascii="Times New Roman" w:hAnsi="Times New Roman"/>
          <w:noProof/>
          <w:lang w:val="de-DE"/>
        </w:rPr>
        <w:t xml:space="preserve"> 669 (2020)</w:t>
      </w:r>
    </w:p>
    <w:p w14:paraId="5ACE4998" w14:textId="1D5A341B" w:rsidR="00611D01" w:rsidRPr="00611D01" w:rsidRDefault="00611D01" w:rsidP="00AD643E">
      <w:pPr>
        <w:ind w:left="284" w:hanging="284"/>
        <w:rPr>
          <w:rFonts w:ascii="Times New Roman" w:hAnsi="Times New Roman"/>
          <w:noProof/>
          <w:lang w:val="de-DE"/>
        </w:rPr>
      </w:pPr>
      <w:r w:rsidRPr="00611D01">
        <w:rPr>
          <w:rFonts w:ascii="Times New Roman" w:hAnsi="Times New Roman"/>
          <w:noProof/>
          <w:sz w:val="18"/>
          <w:lang w:val="de-DE"/>
        </w:rPr>
        <w:t>11.</w:t>
      </w:r>
      <w:r w:rsidRPr="00611D01">
        <w:rPr>
          <w:rFonts w:ascii="Times New Roman" w:hAnsi="Times New Roman"/>
          <w:noProof/>
          <w:sz w:val="18"/>
          <w:lang w:val="de-DE"/>
        </w:rPr>
        <w:tab/>
      </w:r>
      <w:r w:rsidRPr="00611D01">
        <w:rPr>
          <w:rFonts w:ascii="Times New Roman" w:hAnsi="Times New Roman"/>
          <w:noProof/>
          <w:lang w:val="de-DE"/>
        </w:rPr>
        <w:t>Zheng Y., Tang L.,</w:t>
      </w:r>
      <w:r w:rsidR="00AA5D38">
        <w:rPr>
          <w:rFonts w:ascii="Times New Roman" w:hAnsi="Times New Roman"/>
          <w:noProof/>
          <w:lang w:val="de-DE"/>
        </w:rPr>
        <w:t xml:space="preserve"> </w:t>
      </w:r>
      <w:r w:rsidRPr="00611D01">
        <w:rPr>
          <w:rFonts w:ascii="Times New Roman" w:hAnsi="Times New Roman"/>
          <w:noProof/>
          <w:lang w:val="de-DE"/>
        </w:rPr>
        <w:t>Wang H.: An improved approach for monitoring urban built-up areas by combining NPP-VIIRS nighttime light, NDVI, NDWI, and NDBI. Journal of Cleaner Production  328</w:t>
      </w:r>
      <w:r w:rsidRPr="00611D01">
        <w:rPr>
          <w:rFonts w:ascii="Times New Roman" w:hAnsi="Times New Roman"/>
          <w:noProof/>
          <w:sz w:val="18"/>
          <w:lang w:val="de-DE"/>
        </w:rPr>
        <w:t>,</w:t>
      </w:r>
      <w:r w:rsidRPr="00611D01">
        <w:rPr>
          <w:rFonts w:ascii="Times New Roman" w:hAnsi="Times New Roman"/>
          <w:noProof/>
          <w:lang w:val="de-DE"/>
        </w:rPr>
        <w:t xml:space="preserve"> 129488 (2021)</w:t>
      </w:r>
    </w:p>
    <w:p w14:paraId="36EA247C" w14:textId="2D0D2410" w:rsidR="00611D01" w:rsidRPr="00611D01" w:rsidRDefault="00611D01" w:rsidP="00AD643E">
      <w:pPr>
        <w:ind w:left="284" w:hanging="284"/>
        <w:rPr>
          <w:rFonts w:ascii="Times New Roman" w:hAnsi="Times New Roman"/>
          <w:noProof/>
          <w:lang w:val="de-DE"/>
        </w:rPr>
      </w:pPr>
      <w:r w:rsidRPr="00611D01">
        <w:rPr>
          <w:rFonts w:ascii="Times New Roman" w:hAnsi="Times New Roman"/>
          <w:noProof/>
          <w:sz w:val="18"/>
          <w:lang w:val="de-DE"/>
        </w:rPr>
        <w:t>12.</w:t>
      </w:r>
      <w:r w:rsidRPr="00611D01">
        <w:rPr>
          <w:rFonts w:ascii="Times New Roman" w:hAnsi="Times New Roman"/>
          <w:noProof/>
          <w:sz w:val="18"/>
          <w:lang w:val="de-DE"/>
        </w:rPr>
        <w:tab/>
      </w:r>
      <w:r w:rsidRPr="00611D01">
        <w:rPr>
          <w:rFonts w:ascii="Times New Roman" w:hAnsi="Times New Roman"/>
          <w:noProof/>
          <w:lang w:val="de-DE"/>
        </w:rPr>
        <w:t>Li K.,</w:t>
      </w:r>
      <w:r w:rsidR="00AA5D38">
        <w:rPr>
          <w:rFonts w:ascii="Times New Roman" w:hAnsi="Times New Roman"/>
          <w:noProof/>
          <w:lang w:val="de-DE"/>
        </w:rPr>
        <w:t xml:space="preserve"> </w:t>
      </w:r>
      <w:r w:rsidRPr="00611D01">
        <w:rPr>
          <w:rFonts w:ascii="Times New Roman" w:hAnsi="Times New Roman"/>
          <w:noProof/>
          <w:lang w:val="de-DE"/>
        </w:rPr>
        <w:t>Chen Y.: A Genetic Algorithm-Based Urban Cluster Automatic Threshold Method by Combining VIIRS DNB, NDVI, and NDBI to Monitor Urbanization. Remote Sensing  10(2)</w:t>
      </w:r>
      <w:r w:rsidRPr="00611D01">
        <w:rPr>
          <w:rFonts w:ascii="Times New Roman" w:hAnsi="Times New Roman"/>
          <w:noProof/>
          <w:sz w:val="18"/>
          <w:lang w:val="de-DE"/>
        </w:rPr>
        <w:t>,</w:t>
      </w:r>
      <w:r w:rsidRPr="00611D01">
        <w:rPr>
          <w:rFonts w:ascii="Times New Roman" w:hAnsi="Times New Roman"/>
          <w:noProof/>
          <w:lang w:val="de-DE"/>
        </w:rPr>
        <w:t xml:space="preserve"> 277 (2018)</w:t>
      </w:r>
    </w:p>
    <w:p w14:paraId="4F8681D6" w14:textId="43D24C40" w:rsidR="00611D01" w:rsidRPr="00611D01" w:rsidRDefault="00611D01" w:rsidP="00AD643E">
      <w:pPr>
        <w:ind w:left="284" w:hanging="284"/>
        <w:rPr>
          <w:rFonts w:ascii="Times New Roman" w:hAnsi="Times New Roman"/>
          <w:noProof/>
          <w:lang w:val="de-DE"/>
        </w:rPr>
      </w:pPr>
      <w:r w:rsidRPr="00611D01">
        <w:rPr>
          <w:rFonts w:ascii="Times New Roman" w:hAnsi="Times New Roman"/>
          <w:noProof/>
          <w:sz w:val="18"/>
          <w:lang w:val="de-DE"/>
        </w:rPr>
        <w:t>13.</w:t>
      </w:r>
      <w:r w:rsidRPr="00611D01">
        <w:rPr>
          <w:rFonts w:ascii="Times New Roman" w:hAnsi="Times New Roman"/>
          <w:noProof/>
          <w:sz w:val="18"/>
          <w:lang w:val="de-DE"/>
        </w:rPr>
        <w:tab/>
      </w:r>
      <w:r w:rsidRPr="00611D01">
        <w:rPr>
          <w:rFonts w:ascii="Times New Roman" w:hAnsi="Times New Roman"/>
          <w:noProof/>
          <w:lang w:val="de-DE"/>
        </w:rPr>
        <w:t>Hadeel A., Jabbar M.,</w:t>
      </w:r>
      <w:r w:rsidR="001A312C">
        <w:rPr>
          <w:rFonts w:ascii="Times New Roman" w:hAnsi="Times New Roman"/>
          <w:noProof/>
          <w:lang w:val="de-DE"/>
        </w:rPr>
        <w:t xml:space="preserve"> </w:t>
      </w:r>
      <w:r w:rsidRPr="00611D01">
        <w:rPr>
          <w:rFonts w:ascii="Times New Roman" w:hAnsi="Times New Roman"/>
          <w:noProof/>
          <w:lang w:val="de-DE"/>
        </w:rPr>
        <w:t>Chen X.: Application of remote sensing and GIS to the study of land use/cover change and urbanization expansion in Basrah province, southern Iraq. Geo-spatial Information Science  12(2)</w:t>
      </w:r>
      <w:r w:rsidRPr="00611D01">
        <w:rPr>
          <w:rFonts w:ascii="Times New Roman" w:hAnsi="Times New Roman"/>
          <w:noProof/>
          <w:sz w:val="18"/>
          <w:lang w:val="de-DE"/>
        </w:rPr>
        <w:t>,</w:t>
      </w:r>
      <w:r w:rsidRPr="00611D01">
        <w:rPr>
          <w:rFonts w:ascii="Times New Roman" w:hAnsi="Times New Roman"/>
          <w:noProof/>
          <w:lang w:val="de-DE"/>
        </w:rPr>
        <w:t xml:space="preserve"> 135-141 (2009)</w:t>
      </w:r>
    </w:p>
    <w:p w14:paraId="762FD1F2" w14:textId="077D8480" w:rsidR="00611D01" w:rsidRPr="00611D01" w:rsidRDefault="00611D01" w:rsidP="00AD643E">
      <w:pPr>
        <w:ind w:left="284" w:hanging="284"/>
        <w:rPr>
          <w:rFonts w:ascii="Times New Roman" w:hAnsi="Times New Roman"/>
          <w:noProof/>
          <w:lang w:val="de-DE"/>
        </w:rPr>
      </w:pPr>
      <w:r w:rsidRPr="00611D01">
        <w:rPr>
          <w:rFonts w:ascii="Times New Roman" w:hAnsi="Times New Roman"/>
          <w:noProof/>
          <w:sz w:val="18"/>
          <w:lang w:val="de-DE"/>
        </w:rPr>
        <w:t>14.</w:t>
      </w:r>
      <w:r w:rsidRPr="00611D01">
        <w:rPr>
          <w:rFonts w:ascii="Times New Roman" w:hAnsi="Times New Roman"/>
          <w:noProof/>
          <w:sz w:val="18"/>
          <w:lang w:val="de-DE"/>
        </w:rPr>
        <w:tab/>
      </w:r>
      <w:r w:rsidRPr="00611D01">
        <w:rPr>
          <w:rFonts w:ascii="Times New Roman" w:hAnsi="Times New Roman"/>
          <w:noProof/>
          <w:lang w:val="de-DE"/>
        </w:rPr>
        <w:t>Sekertekin A., Abdikan S.,</w:t>
      </w:r>
      <w:r w:rsidR="007A606C">
        <w:rPr>
          <w:rFonts w:ascii="Times New Roman" w:hAnsi="Times New Roman"/>
          <w:noProof/>
          <w:lang w:val="de-DE"/>
        </w:rPr>
        <w:t xml:space="preserve"> </w:t>
      </w:r>
      <w:r w:rsidRPr="00611D01">
        <w:rPr>
          <w:rFonts w:ascii="Times New Roman" w:hAnsi="Times New Roman"/>
          <w:noProof/>
          <w:lang w:val="de-DE"/>
        </w:rPr>
        <w:t>Marangoz A.M.: The acquisition of impervious surface area from LANDSAT 8 satellite sensor data using urban indices: a comparative analysis. Environmental Monitoring and Assessment  190(7)</w:t>
      </w:r>
      <w:r w:rsidRPr="00611D01">
        <w:rPr>
          <w:rFonts w:ascii="Times New Roman" w:hAnsi="Times New Roman"/>
          <w:noProof/>
          <w:sz w:val="18"/>
          <w:lang w:val="de-DE"/>
        </w:rPr>
        <w:t>,</w:t>
      </w:r>
      <w:r w:rsidRPr="00611D01">
        <w:rPr>
          <w:rFonts w:ascii="Times New Roman" w:hAnsi="Times New Roman"/>
          <w:noProof/>
          <w:lang w:val="de-DE"/>
        </w:rPr>
        <w:t xml:space="preserve"> 381 (2018)</w:t>
      </w:r>
    </w:p>
    <w:p w14:paraId="23961DA3" w14:textId="7550DC44" w:rsidR="00611D01" w:rsidRPr="00611D01" w:rsidRDefault="00611D01" w:rsidP="00AD643E">
      <w:pPr>
        <w:ind w:left="284" w:hanging="284"/>
        <w:rPr>
          <w:rFonts w:ascii="Times New Roman" w:hAnsi="Times New Roman"/>
          <w:noProof/>
          <w:lang w:val="de-DE"/>
        </w:rPr>
      </w:pPr>
      <w:r w:rsidRPr="00611D01">
        <w:rPr>
          <w:rFonts w:ascii="Times New Roman" w:hAnsi="Times New Roman"/>
          <w:noProof/>
          <w:sz w:val="18"/>
          <w:lang w:val="de-DE"/>
        </w:rPr>
        <w:t>15.</w:t>
      </w:r>
      <w:r w:rsidRPr="00611D01">
        <w:rPr>
          <w:rFonts w:ascii="Times New Roman" w:hAnsi="Times New Roman"/>
          <w:noProof/>
          <w:sz w:val="18"/>
          <w:lang w:val="de-DE"/>
        </w:rPr>
        <w:tab/>
      </w:r>
      <w:r w:rsidRPr="00611D01">
        <w:rPr>
          <w:rFonts w:ascii="Times New Roman" w:hAnsi="Times New Roman"/>
          <w:noProof/>
          <w:lang w:val="de-DE"/>
        </w:rPr>
        <w:t>Jothimani M., Gunalan J., Duraisamy R.,</w:t>
      </w:r>
      <w:r w:rsidR="007A606C">
        <w:rPr>
          <w:rFonts w:ascii="Times New Roman" w:hAnsi="Times New Roman"/>
          <w:noProof/>
          <w:lang w:val="de-DE"/>
        </w:rPr>
        <w:t xml:space="preserve"> </w:t>
      </w:r>
      <w:r w:rsidRPr="00611D01">
        <w:rPr>
          <w:rFonts w:ascii="Times New Roman" w:hAnsi="Times New Roman"/>
          <w:noProof/>
          <w:lang w:val="de-DE"/>
        </w:rPr>
        <w:t>Abebe A.: Study the land use/land cover, NDVI, and NdBI dynamics of Addis Ababa city, Ethiopia, by using satellite image processing techniques. AIP Conference Proceedings  2451(1)</w:t>
      </w:r>
      <w:r w:rsidR="007A606C">
        <w:rPr>
          <w:rFonts w:ascii="Times New Roman" w:hAnsi="Times New Roman"/>
          <w:noProof/>
          <w:lang w:val="de-DE"/>
        </w:rPr>
        <w:t xml:space="preserve"> </w:t>
      </w:r>
      <w:r w:rsidRPr="00611D01">
        <w:rPr>
          <w:rFonts w:ascii="Times New Roman" w:hAnsi="Times New Roman"/>
          <w:noProof/>
          <w:lang w:val="de-DE"/>
        </w:rPr>
        <w:t>(2022)</w:t>
      </w:r>
    </w:p>
    <w:p w14:paraId="50FBBF45" w14:textId="778A676F" w:rsidR="00611D01" w:rsidRPr="00611D01" w:rsidRDefault="00611D01" w:rsidP="00AD643E">
      <w:pPr>
        <w:ind w:left="284" w:hanging="284"/>
        <w:rPr>
          <w:rFonts w:ascii="Times New Roman" w:hAnsi="Times New Roman"/>
          <w:noProof/>
          <w:lang w:val="de-DE"/>
        </w:rPr>
      </w:pPr>
      <w:r w:rsidRPr="00611D01">
        <w:rPr>
          <w:rFonts w:ascii="Times New Roman" w:hAnsi="Times New Roman"/>
          <w:noProof/>
          <w:sz w:val="18"/>
          <w:lang w:val="de-DE"/>
        </w:rPr>
        <w:t>16.</w:t>
      </w:r>
      <w:r w:rsidRPr="00611D01">
        <w:rPr>
          <w:rFonts w:ascii="Times New Roman" w:hAnsi="Times New Roman"/>
          <w:noProof/>
          <w:sz w:val="18"/>
          <w:lang w:val="de-DE"/>
        </w:rPr>
        <w:tab/>
      </w:r>
      <w:r w:rsidRPr="00611D01">
        <w:rPr>
          <w:rFonts w:ascii="Times New Roman" w:hAnsi="Times New Roman"/>
          <w:noProof/>
          <w:lang w:val="de-DE"/>
        </w:rPr>
        <w:t>Boser B.E., Guyon I.M.,</w:t>
      </w:r>
      <w:r w:rsidR="007A606C">
        <w:rPr>
          <w:rFonts w:ascii="Times New Roman" w:hAnsi="Times New Roman"/>
          <w:noProof/>
          <w:lang w:val="de-DE"/>
        </w:rPr>
        <w:t xml:space="preserve"> </w:t>
      </w:r>
      <w:r w:rsidRPr="00611D01">
        <w:rPr>
          <w:rFonts w:ascii="Times New Roman" w:hAnsi="Times New Roman"/>
          <w:noProof/>
          <w:lang w:val="de-DE"/>
        </w:rPr>
        <w:t>Vapnik V</w:t>
      </w:r>
      <w:r w:rsidR="007A606C">
        <w:rPr>
          <w:rFonts w:ascii="Times New Roman" w:hAnsi="Times New Roman"/>
          <w:noProof/>
          <w:lang w:val="de-DE"/>
        </w:rPr>
        <w:t>.:</w:t>
      </w:r>
      <w:r w:rsidRPr="00611D01">
        <w:rPr>
          <w:rFonts w:ascii="Times New Roman" w:hAnsi="Times New Roman"/>
          <w:noProof/>
          <w:lang w:val="de-DE"/>
        </w:rPr>
        <w:t xml:space="preserve"> A training algorithm for optimal margin classifiers. In: Proceedings of the fifth annual workshop on Computational learning theory,  pp. 144-152</w:t>
      </w:r>
      <w:r w:rsidR="007A606C">
        <w:rPr>
          <w:rFonts w:ascii="Times New Roman" w:hAnsi="Times New Roman"/>
          <w:noProof/>
          <w:lang w:val="de-DE"/>
        </w:rPr>
        <w:t xml:space="preserve"> </w:t>
      </w:r>
      <w:r w:rsidR="007A606C" w:rsidRPr="00611D01">
        <w:rPr>
          <w:rFonts w:ascii="Times New Roman" w:hAnsi="Times New Roman"/>
          <w:noProof/>
          <w:lang w:val="de-DE"/>
        </w:rPr>
        <w:t>(1992)</w:t>
      </w:r>
    </w:p>
    <w:p w14:paraId="64E597BA" w14:textId="13AEFAF3" w:rsidR="00611D01" w:rsidRPr="00611D01" w:rsidRDefault="00611D01" w:rsidP="00AD643E">
      <w:pPr>
        <w:ind w:left="284" w:hanging="284"/>
        <w:rPr>
          <w:rFonts w:ascii="Times New Roman" w:hAnsi="Times New Roman"/>
          <w:noProof/>
          <w:lang w:val="de-DE"/>
        </w:rPr>
      </w:pPr>
      <w:r w:rsidRPr="00611D01">
        <w:rPr>
          <w:rFonts w:ascii="Times New Roman" w:hAnsi="Times New Roman"/>
          <w:noProof/>
          <w:sz w:val="18"/>
          <w:lang w:val="de-DE"/>
        </w:rPr>
        <w:t>17.</w:t>
      </w:r>
      <w:r w:rsidRPr="00611D01">
        <w:rPr>
          <w:rFonts w:ascii="Times New Roman" w:hAnsi="Times New Roman"/>
          <w:noProof/>
          <w:sz w:val="18"/>
          <w:lang w:val="de-DE"/>
        </w:rPr>
        <w:tab/>
      </w:r>
      <w:r w:rsidRPr="00611D01">
        <w:rPr>
          <w:rFonts w:ascii="Times New Roman" w:hAnsi="Times New Roman"/>
          <w:noProof/>
          <w:lang w:val="de-DE"/>
        </w:rPr>
        <w:t>Huang C., Davis L.,</w:t>
      </w:r>
      <w:r w:rsidR="007A606C">
        <w:rPr>
          <w:rFonts w:ascii="Times New Roman" w:hAnsi="Times New Roman"/>
          <w:noProof/>
          <w:lang w:val="de-DE"/>
        </w:rPr>
        <w:t xml:space="preserve"> </w:t>
      </w:r>
      <w:r w:rsidRPr="00611D01">
        <w:rPr>
          <w:rFonts w:ascii="Times New Roman" w:hAnsi="Times New Roman"/>
          <w:noProof/>
          <w:lang w:val="de-DE"/>
        </w:rPr>
        <w:t>Townshend J</w:t>
      </w:r>
      <w:r w:rsidR="007A606C">
        <w:rPr>
          <w:rFonts w:ascii="Times New Roman" w:hAnsi="Times New Roman"/>
          <w:noProof/>
          <w:lang w:val="de-DE"/>
        </w:rPr>
        <w:t>.</w:t>
      </w:r>
      <w:r w:rsidRPr="00611D01">
        <w:rPr>
          <w:rFonts w:ascii="Times New Roman" w:hAnsi="Times New Roman"/>
          <w:noProof/>
          <w:lang w:val="de-DE"/>
        </w:rPr>
        <w:t>: An assessment of support vector machines for land cover classification. International Journal of remote sensing  23(4)</w:t>
      </w:r>
      <w:r w:rsidRPr="00611D01">
        <w:rPr>
          <w:rFonts w:ascii="Times New Roman" w:hAnsi="Times New Roman"/>
          <w:noProof/>
          <w:sz w:val="18"/>
          <w:lang w:val="de-DE"/>
        </w:rPr>
        <w:t>,</w:t>
      </w:r>
      <w:r w:rsidRPr="00611D01">
        <w:rPr>
          <w:rFonts w:ascii="Times New Roman" w:hAnsi="Times New Roman"/>
          <w:noProof/>
          <w:lang w:val="de-DE"/>
        </w:rPr>
        <w:t xml:space="preserve"> 725-749 (2002)</w:t>
      </w:r>
    </w:p>
    <w:p w14:paraId="56FA965B" w14:textId="6DC821DB" w:rsidR="00611D01" w:rsidRPr="00611D01" w:rsidRDefault="00611D01" w:rsidP="00AD643E">
      <w:pPr>
        <w:ind w:left="284" w:hanging="284"/>
        <w:rPr>
          <w:rFonts w:ascii="Times New Roman" w:hAnsi="Times New Roman"/>
          <w:noProof/>
          <w:lang w:val="de-DE"/>
        </w:rPr>
      </w:pPr>
      <w:r w:rsidRPr="00611D01">
        <w:rPr>
          <w:rFonts w:ascii="Times New Roman" w:hAnsi="Times New Roman"/>
          <w:noProof/>
          <w:sz w:val="18"/>
          <w:lang w:val="de-DE"/>
        </w:rPr>
        <w:t>18.</w:t>
      </w:r>
      <w:r w:rsidRPr="00611D01">
        <w:rPr>
          <w:rFonts w:ascii="Times New Roman" w:hAnsi="Times New Roman"/>
          <w:noProof/>
          <w:sz w:val="18"/>
          <w:lang w:val="de-DE"/>
        </w:rPr>
        <w:tab/>
      </w:r>
      <w:r w:rsidRPr="00611D01">
        <w:rPr>
          <w:rFonts w:ascii="Times New Roman" w:hAnsi="Times New Roman"/>
          <w:noProof/>
          <w:lang w:val="de-DE"/>
        </w:rPr>
        <w:t>Ma L., Liu Y., Zhang X., Ye Y., Yin G., Johnson B.a.: Deep learning in remote sensing applications: A meta-analysis and review. ISPRS journal of photogrammetry and remote sensing  152</w:t>
      </w:r>
      <w:r w:rsidRPr="00611D01">
        <w:rPr>
          <w:rFonts w:ascii="Times New Roman" w:hAnsi="Times New Roman"/>
          <w:noProof/>
          <w:sz w:val="18"/>
          <w:lang w:val="de-DE"/>
        </w:rPr>
        <w:t>,</w:t>
      </w:r>
      <w:r w:rsidRPr="00611D01">
        <w:rPr>
          <w:rFonts w:ascii="Times New Roman" w:hAnsi="Times New Roman"/>
          <w:noProof/>
          <w:lang w:val="de-DE"/>
        </w:rPr>
        <w:t xml:space="preserve"> 166-177 (2019)</w:t>
      </w:r>
    </w:p>
    <w:p w14:paraId="66670E74" w14:textId="1E66BA72" w:rsidR="00611D01" w:rsidRPr="00611D01" w:rsidRDefault="00611D01" w:rsidP="00AD643E">
      <w:pPr>
        <w:ind w:left="284" w:hanging="284"/>
        <w:rPr>
          <w:rFonts w:ascii="Times New Roman" w:hAnsi="Times New Roman"/>
          <w:noProof/>
          <w:lang w:val="de-DE"/>
        </w:rPr>
      </w:pPr>
      <w:r w:rsidRPr="00611D01">
        <w:rPr>
          <w:rFonts w:ascii="Times New Roman" w:hAnsi="Times New Roman"/>
          <w:noProof/>
          <w:sz w:val="18"/>
          <w:lang w:val="de-DE"/>
        </w:rPr>
        <w:t>19.</w:t>
      </w:r>
      <w:r w:rsidRPr="00611D01">
        <w:rPr>
          <w:rFonts w:ascii="Times New Roman" w:hAnsi="Times New Roman"/>
          <w:noProof/>
          <w:sz w:val="18"/>
          <w:lang w:val="de-DE"/>
        </w:rPr>
        <w:tab/>
      </w:r>
      <w:r w:rsidRPr="00611D01">
        <w:rPr>
          <w:rFonts w:ascii="Times New Roman" w:hAnsi="Times New Roman"/>
          <w:noProof/>
          <w:lang w:val="de-DE"/>
        </w:rPr>
        <w:t>Đ</w:t>
      </w:r>
      <w:r w:rsidR="00AC06D6">
        <w:rPr>
          <w:rFonts w:ascii="Times New Roman" w:hAnsi="Times New Roman"/>
          <w:noProof/>
          <w:lang w:val="de-DE"/>
        </w:rPr>
        <w:t>o</w:t>
      </w:r>
      <w:r w:rsidRPr="00611D01">
        <w:rPr>
          <w:rFonts w:ascii="Times New Roman" w:hAnsi="Times New Roman"/>
          <w:noProof/>
          <w:lang w:val="de-DE"/>
        </w:rPr>
        <w:t xml:space="preserve"> Th</w:t>
      </w:r>
      <w:r w:rsidR="00AC06D6">
        <w:rPr>
          <w:rFonts w:ascii="Times New Roman" w:hAnsi="Times New Roman"/>
          <w:noProof/>
          <w:lang w:val="de-DE"/>
        </w:rPr>
        <w:t>i</w:t>
      </w:r>
      <w:r w:rsidRPr="00611D01">
        <w:rPr>
          <w:rFonts w:ascii="Times New Roman" w:hAnsi="Times New Roman"/>
          <w:noProof/>
          <w:lang w:val="de-DE"/>
        </w:rPr>
        <w:t xml:space="preserve"> Ng</w:t>
      </w:r>
      <w:r w:rsidR="00AC06D6">
        <w:rPr>
          <w:rFonts w:ascii="Times New Roman" w:hAnsi="Times New Roman"/>
          <w:noProof/>
          <w:lang w:val="de-DE"/>
        </w:rPr>
        <w:t>o</w:t>
      </w:r>
      <w:r w:rsidRPr="00611D01">
        <w:rPr>
          <w:rFonts w:ascii="Times New Roman" w:hAnsi="Times New Roman"/>
          <w:noProof/>
          <w:lang w:val="de-DE"/>
        </w:rPr>
        <w:t xml:space="preserve">c </w:t>
      </w:r>
      <w:r w:rsidR="00AC06D6">
        <w:rPr>
          <w:rFonts w:ascii="Times New Roman" w:hAnsi="Times New Roman"/>
          <w:noProof/>
          <w:lang w:val="de-DE"/>
        </w:rPr>
        <w:t>A</w:t>
      </w:r>
      <w:r w:rsidRPr="00611D01">
        <w:rPr>
          <w:rFonts w:ascii="Times New Roman" w:hAnsi="Times New Roman"/>
          <w:noProof/>
          <w:lang w:val="de-DE"/>
        </w:rPr>
        <w:t>., Nguy</w:t>
      </w:r>
      <w:r w:rsidR="00AC06D6">
        <w:rPr>
          <w:rFonts w:ascii="Times New Roman" w:hAnsi="Times New Roman"/>
          <w:noProof/>
          <w:lang w:val="de-DE"/>
        </w:rPr>
        <w:t>e</w:t>
      </w:r>
      <w:r w:rsidRPr="00611D01">
        <w:rPr>
          <w:rFonts w:ascii="Times New Roman" w:hAnsi="Times New Roman"/>
          <w:noProof/>
          <w:lang w:val="de-DE"/>
        </w:rPr>
        <w:t>n Quang P.,</w:t>
      </w:r>
      <w:r w:rsidR="001A312C">
        <w:rPr>
          <w:rFonts w:ascii="Times New Roman" w:hAnsi="Times New Roman"/>
          <w:noProof/>
          <w:lang w:val="de-DE"/>
        </w:rPr>
        <w:t xml:space="preserve"> </w:t>
      </w:r>
      <w:r w:rsidRPr="00611D01">
        <w:rPr>
          <w:rFonts w:ascii="Times New Roman" w:hAnsi="Times New Roman"/>
          <w:noProof/>
          <w:lang w:val="de-DE"/>
        </w:rPr>
        <w:t>Nguy</w:t>
      </w:r>
      <w:r w:rsidR="00AC06D6">
        <w:rPr>
          <w:rFonts w:ascii="Times New Roman" w:hAnsi="Times New Roman"/>
          <w:noProof/>
          <w:lang w:val="de-DE"/>
        </w:rPr>
        <w:t>e</w:t>
      </w:r>
      <w:r w:rsidRPr="00611D01">
        <w:rPr>
          <w:rFonts w:ascii="Times New Roman" w:hAnsi="Times New Roman"/>
          <w:noProof/>
          <w:lang w:val="de-DE"/>
        </w:rPr>
        <w:t>n Ho</w:t>
      </w:r>
      <w:r w:rsidR="00AC06D6">
        <w:rPr>
          <w:rFonts w:ascii="Times New Roman" w:hAnsi="Times New Roman"/>
          <w:noProof/>
          <w:lang w:val="de-DE"/>
        </w:rPr>
        <w:t>a</w:t>
      </w:r>
      <w:r w:rsidRPr="00611D01">
        <w:rPr>
          <w:rFonts w:ascii="Times New Roman" w:hAnsi="Times New Roman"/>
          <w:noProof/>
          <w:lang w:val="de-DE"/>
        </w:rPr>
        <w:t>ng S.: Research methods agricutural drought warning in downstream of Ca river</w:t>
      </w:r>
      <w:r w:rsidRPr="00611D01">
        <w:rPr>
          <w:rFonts w:ascii="Times New Roman" w:hAnsi="Times New Roman"/>
          <w:noProof/>
        </w:rPr>
        <w:t xml:space="preserve"> </w:t>
      </w:r>
      <w:r w:rsidRPr="00611D01">
        <w:rPr>
          <w:rFonts w:ascii="Times New Roman" w:hAnsi="Times New Roman"/>
          <w:noProof/>
          <w:lang w:val="de-DE"/>
        </w:rPr>
        <w:t>56(3/2017)</w:t>
      </w:r>
    </w:p>
    <w:p w14:paraId="1AA2597A" w14:textId="2FAB3ED7" w:rsidR="00611D01" w:rsidRPr="00611D01" w:rsidRDefault="00611D01" w:rsidP="00AD643E">
      <w:pPr>
        <w:ind w:left="284" w:hanging="284"/>
        <w:rPr>
          <w:rFonts w:ascii="Times New Roman" w:hAnsi="Times New Roman"/>
          <w:noProof/>
          <w:lang w:val="de-DE"/>
        </w:rPr>
      </w:pPr>
      <w:r w:rsidRPr="00611D01">
        <w:rPr>
          <w:rFonts w:ascii="Times New Roman" w:hAnsi="Times New Roman"/>
          <w:noProof/>
          <w:sz w:val="18"/>
          <w:lang w:val="de-DE"/>
        </w:rPr>
        <w:t>20.</w:t>
      </w:r>
      <w:r w:rsidRPr="00611D01">
        <w:rPr>
          <w:rFonts w:ascii="Times New Roman" w:hAnsi="Times New Roman"/>
          <w:noProof/>
          <w:sz w:val="18"/>
          <w:lang w:val="de-DE"/>
        </w:rPr>
        <w:tab/>
      </w:r>
      <w:r w:rsidRPr="00611D01">
        <w:rPr>
          <w:rFonts w:ascii="Times New Roman" w:hAnsi="Times New Roman"/>
          <w:noProof/>
          <w:lang w:val="de-DE"/>
        </w:rPr>
        <w:t>Long V.H., Giang N.V., Ho</w:t>
      </w:r>
      <w:r w:rsidR="00AC06D6">
        <w:rPr>
          <w:rFonts w:ascii="Times New Roman" w:hAnsi="Times New Roman"/>
          <w:noProof/>
          <w:lang w:val="de-DE"/>
        </w:rPr>
        <w:t>a</w:t>
      </w:r>
      <w:r w:rsidRPr="00611D01">
        <w:rPr>
          <w:rFonts w:ascii="Times New Roman" w:hAnsi="Times New Roman"/>
          <w:noProof/>
          <w:lang w:val="de-DE"/>
        </w:rPr>
        <w:t>nh T.P.,</w:t>
      </w:r>
      <w:r w:rsidR="007A606C">
        <w:rPr>
          <w:rFonts w:ascii="Times New Roman" w:hAnsi="Times New Roman"/>
          <w:noProof/>
          <w:lang w:val="de-DE"/>
        </w:rPr>
        <w:t xml:space="preserve"> </w:t>
      </w:r>
      <w:r w:rsidRPr="00611D01">
        <w:rPr>
          <w:rFonts w:ascii="Times New Roman" w:hAnsi="Times New Roman"/>
          <w:noProof/>
          <w:lang w:val="de-DE"/>
        </w:rPr>
        <w:t>H</w:t>
      </w:r>
      <w:r w:rsidR="00AC06D6">
        <w:rPr>
          <w:rFonts w:ascii="Times New Roman" w:hAnsi="Times New Roman"/>
          <w:noProof/>
          <w:lang w:val="de-DE"/>
        </w:rPr>
        <w:t>o</w:t>
      </w:r>
      <w:r w:rsidRPr="00611D01">
        <w:rPr>
          <w:rFonts w:ascii="Times New Roman" w:hAnsi="Times New Roman"/>
          <w:noProof/>
          <w:lang w:val="de-DE"/>
        </w:rPr>
        <w:t>a P</w:t>
      </w:r>
      <w:r w:rsidR="00AC06D6">
        <w:rPr>
          <w:rFonts w:ascii="Times New Roman" w:hAnsi="Times New Roman"/>
          <w:noProof/>
          <w:lang w:val="de-DE"/>
        </w:rPr>
        <w:t>.</w:t>
      </w:r>
      <w:r w:rsidR="00E44E1C">
        <w:rPr>
          <w:rFonts w:ascii="Times New Roman" w:hAnsi="Times New Roman"/>
          <w:noProof/>
          <w:lang w:val="de-DE"/>
        </w:rPr>
        <w:t>V</w:t>
      </w:r>
      <w:r w:rsidR="007A606C">
        <w:rPr>
          <w:rFonts w:ascii="Times New Roman" w:hAnsi="Times New Roman"/>
          <w:noProof/>
          <w:lang w:val="de-DE"/>
        </w:rPr>
        <w:t>.</w:t>
      </w:r>
      <w:r w:rsidRPr="00611D01">
        <w:rPr>
          <w:rFonts w:ascii="Times New Roman" w:hAnsi="Times New Roman"/>
          <w:noProof/>
          <w:lang w:val="de-DE"/>
        </w:rPr>
        <w:t>: Applying Google Earth Egine in river bank erosion monitoring  Acase study in lower Mekong river. Natural Sciences and Tecnology 16(6)</w:t>
      </w:r>
      <w:r w:rsidRPr="00611D01">
        <w:rPr>
          <w:rFonts w:ascii="Times New Roman" w:hAnsi="Times New Roman"/>
          <w:noProof/>
          <w:sz w:val="18"/>
          <w:lang w:val="de-DE"/>
        </w:rPr>
        <w:t>,</w:t>
      </w:r>
      <w:r w:rsidRPr="00611D01">
        <w:rPr>
          <w:rFonts w:ascii="Times New Roman" w:hAnsi="Times New Roman"/>
          <w:noProof/>
          <w:lang w:val="de-DE"/>
        </w:rPr>
        <w:t xml:space="preserve"> 38 (2019)</w:t>
      </w:r>
    </w:p>
    <w:p w14:paraId="614F4EEC" w14:textId="77777777" w:rsidR="00611D01" w:rsidRPr="00611D01" w:rsidRDefault="00611D01" w:rsidP="00AD643E">
      <w:pPr>
        <w:ind w:left="284" w:hanging="284"/>
        <w:rPr>
          <w:rFonts w:ascii="Times New Roman" w:hAnsi="Times New Roman"/>
          <w:noProof/>
          <w:lang w:val="de-DE"/>
        </w:rPr>
      </w:pPr>
      <w:r w:rsidRPr="00611D01">
        <w:rPr>
          <w:rFonts w:ascii="Times New Roman" w:hAnsi="Times New Roman"/>
          <w:noProof/>
          <w:sz w:val="18"/>
          <w:lang w:val="de-DE"/>
        </w:rPr>
        <w:t>21.</w:t>
      </w:r>
      <w:r w:rsidRPr="00611D01">
        <w:rPr>
          <w:rFonts w:ascii="Times New Roman" w:hAnsi="Times New Roman"/>
          <w:noProof/>
          <w:sz w:val="18"/>
          <w:lang w:val="de-DE"/>
        </w:rPr>
        <w:tab/>
      </w:r>
      <w:r w:rsidRPr="00611D01">
        <w:rPr>
          <w:rFonts w:ascii="Times New Roman" w:hAnsi="Times New Roman"/>
          <w:noProof/>
          <w:lang w:val="de-DE"/>
        </w:rPr>
        <w:t>Nguyen L.: Land cover change detection in northwestern Vietnam using Landsat images and Google Earth Engine. Journal of water and land development (2020).</w:t>
      </w:r>
    </w:p>
    <w:p w14:paraId="3A939704" w14:textId="548B57AE" w:rsidR="00611D01" w:rsidRPr="00611D01" w:rsidRDefault="00611D01" w:rsidP="00AD643E">
      <w:pPr>
        <w:ind w:left="284" w:hanging="284"/>
        <w:rPr>
          <w:rFonts w:ascii="Times New Roman" w:hAnsi="Times New Roman"/>
          <w:noProof/>
          <w:lang w:val="de-DE"/>
        </w:rPr>
      </w:pPr>
      <w:r w:rsidRPr="00611D01">
        <w:rPr>
          <w:rFonts w:ascii="Times New Roman" w:hAnsi="Times New Roman"/>
          <w:noProof/>
          <w:sz w:val="18"/>
          <w:lang w:val="de-DE"/>
        </w:rPr>
        <w:lastRenderedPageBreak/>
        <w:t>22.</w:t>
      </w:r>
      <w:r w:rsidRPr="00611D01">
        <w:rPr>
          <w:rFonts w:ascii="Times New Roman" w:hAnsi="Times New Roman"/>
          <w:noProof/>
          <w:sz w:val="18"/>
          <w:lang w:val="de-DE"/>
        </w:rPr>
        <w:tab/>
      </w:r>
      <w:r w:rsidRPr="00611D01">
        <w:rPr>
          <w:rFonts w:ascii="Times New Roman" w:hAnsi="Times New Roman"/>
          <w:noProof/>
          <w:lang w:val="de-DE"/>
        </w:rPr>
        <w:t>Tarabalka Y., Fauvel M., Chanussot J., Benediktsson J.a.: SVM-and MRF-based method for accurate classification of hyperspectral images. IEEE Geoscience and Remote Sensing Letters  7(4)</w:t>
      </w:r>
      <w:r w:rsidRPr="00611D01">
        <w:rPr>
          <w:rFonts w:ascii="Times New Roman" w:hAnsi="Times New Roman"/>
          <w:noProof/>
          <w:sz w:val="18"/>
          <w:lang w:val="de-DE"/>
        </w:rPr>
        <w:t>,</w:t>
      </w:r>
      <w:r w:rsidRPr="00611D01">
        <w:rPr>
          <w:rFonts w:ascii="Times New Roman" w:hAnsi="Times New Roman"/>
          <w:noProof/>
          <w:lang w:val="de-DE"/>
        </w:rPr>
        <w:t xml:space="preserve"> 736-740 (2010)</w:t>
      </w:r>
    </w:p>
    <w:p w14:paraId="4B1541C7" w14:textId="6203E029" w:rsidR="00611D01" w:rsidRPr="00611D01" w:rsidRDefault="00611D01" w:rsidP="00AD643E">
      <w:pPr>
        <w:ind w:left="284" w:hanging="284"/>
        <w:rPr>
          <w:rFonts w:ascii="Times New Roman" w:hAnsi="Times New Roman"/>
          <w:noProof/>
          <w:lang w:val="de-DE"/>
        </w:rPr>
      </w:pPr>
      <w:r w:rsidRPr="00611D01">
        <w:rPr>
          <w:rFonts w:ascii="Times New Roman" w:hAnsi="Times New Roman"/>
          <w:noProof/>
          <w:sz w:val="18"/>
          <w:lang w:val="de-DE"/>
        </w:rPr>
        <w:t>23.</w:t>
      </w:r>
      <w:r w:rsidRPr="00611D01">
        <w:rPr>
          <w:rFonts w:ascii="Times New Roman" w:hAnsi="Times New Roman"/>
          <w:noProof/>
          <w:sz w:val="18"/>
          <w:lang w:val="de-DE"/>
        </w:rPr>
        <w:tab/>
      </w:r>
      <w:r w:rsidRPr="00611D01">
        <w:rPr>
          <w:rFonts w:ascii="Times New Roman" w:hAnsi="Times New Roman"/>
          <w:noProof/>
          <w:lang w:val="de-DE"/>
        </w:rPr>
        <w:t>Thao D.T.T.: Spatial distribution of High-rise Building in Hanoi City Inner. International Journal Advanced Research Engineering a Technology  12(3)</w:t>
      </w:r>
      <w:r w:rsidRPr="00611D01">
        <w:rPr>
          <w:rFonts w:ascii="Times New Roman" w:hAnsi="Times New Roman"/>
          <w:noProof/>
          <w:sz w:val="18"/>
          <w:lang w:val="de-DE"/>
        </w:rPr>
        <w:t>,</w:t>
      </w:r>
      <w:r w:rsidRPr="00611D01">
        <w:rPr>
          <w:rFonts w:ascii="Times New Roman" w:hAnsi="Times New Roman"/>
          <w:noProof/>
          <w:lang w:val="de-DE"/>
        </w:rPr>
        <w:t xml:space="preserve"> 636-643 (2021)</w:t>
      </w:r>
    </w:p>
    <w:p w14:paraId="09895A85" w14:textId="72521DF0" w:rsidR="00611D01" w:rsidRPr="00611D01" w:rsidRDefault="00611D01" w:rsidP="00AD643E">
      <w:pPr>
        <w:ind w:left="284" w:hanging="284"/>
        <w:rPr>
          <w:rFonts w:ascii="Times New Roman" w:hAnsi="Times New Roman"/>
          <w:noProof/>
          <w:lang w:val="de-DE"/>
        </w:rPr>
      </w:pPr>
      <w:r w:rsidRPr="00611D01">
        <w:rPr>
          <w:rFonts w:ascii="Times New Roman" w:hAnsi="Times New Roman"/>
          <w:noProof/>
          <w:sz w:val="18"/>
          <w:lang w:val="de-DE"/>
        </w:rPr>
        <w:t>24.</w:t>
      </w:r>
      <w:r w:rsidRPr="00611D01">
        <w:rPr>
          <w:rFonts w:ascii="Times New Roman" w:hAnsi="Times New Roman"/>
          <w:noProof/>
          <w:sz w:val="18"/>
          <w:lang w:val="de-DE"/>
        </w:rPr>
        <w:tab/>
      </w:r>
      <w:r w:rsidRPr="00611D01">
        <w:rPr>
          <w:rFonts w:ascii="Times New Roman" w:hAnsi="Times New Roman"/>
          <w:noProof/>
          <w:lang w:val="de-DE"/>
        </w:rPr>
        <w:t>Talukder M.R., Chu C., Rutherford S., Huang C.,</w:t>
      </w:r>
      <w:r w:rsidR="00264378">
        <w:rPr>
          <w:rFonts w:ascii="Times New Roman" w:hAnsi="Times New Roman"/>
          <w:noProof/>
          <w:lang w:val="de-DE"/>
        </w:rPr>
        <w:t xml:space="preserve"> </w:t>
      </w:r>
      <w:r w:rsidRPr="00611D01">
        <w:rPr>
          <w:rFonts w:ascii="Times New Roman" w:hAnsi="Times New Roman"/>
          <w:noProof/>
          <w:lang w:val="de-DE"/>
        </w:rPr>
        <w:t>Phung D.: The effect of high temperatures on risk of hospitalization in northern Vietnam. Environmental Science Pollution Research</w:t>
      </w:r>
      <w:r w:rsidRPr="00611D01">
        <w:rPr>
          <w:rFonts w:ascii="Times New Roman" w:hAnsi="Times New Roman"/>
          <w:noProof/>
          <w:sz w:val="18"/>
          <w:lang w:val="de-DE"/>
        </w:rPr>
        <w:t>,</w:t>
      </w:r>
      <w:r w:rsidRPr="00611D01">
        <w:rPr>
          <w:rFonts w:ascii="Times New Roman" w:hAnsi="Times New Roman"/>
          <w:noProof/>
          <w:lang w:val="de-DE"/>
        </w:rPr>
        <w:t xml:space="preserve"> 1-8 (2022)</w:t>
      </w:r>
    </w:p>
    <w:p w14:paraId="75625104" w14:textId="71D62C8F" w:rsidR="00611D01" w:rsidRPr="00611D01" w:rsidRDefault="00611D01" w:rsidP="00AD643E">
      <w:pPr>
        <w:ind w:left="284" w:hanging="284"/>
        <w:rPr>
          <w:rFonts w:ascii="Times New Roman" w:hAnsi="Times New Roman"/>
          <w:noProof/>
          <w:lang w:val="de-DE"/>
        </w:rPr>
      </w:pPr>
      <w:r w:rsidRPr="00611D01">
        <w:rPr>
          <w:rFonts w:ascii="Times New Roman" w:hAnsi="Times New Roman"/>
          <w:noProof/>
          <w:sz w:val="18"/>
          <w:lang w:val="de-DE"/>
        </w:rPr>
        <w:t>25.</w:t>
      </w:r>
      <w:r w:rsidRPr="00611D01">
        <w:rPr>
          <w:rFonts w:ascii="Times New Roman" w:hAnsi="Times New Roman"/>
          <w:noProof/>
          <w:sz w:val="18"/>
          <w:lang w:val="de-DE"/>
        </w:rPr>
        <w:tab/>
      </w:r>
      <w:r w:rsidRPr="00611D01">
        <w:rPr>
          <w:rFonts w:ascii="Times New Roman" w:hAnsi="Times New Roman"/>
          <w:noProof/>
          <w:lang w:val="de-DE"/>
        </w:rPr>
        <w:t>Monre</w:t>
      </w:r>
      <w:r w:rsidR="007A606C">
        <w:rPr>
          <w:rFonts w:ascii="Times New Roman" w:hAnsi="Times New Roman"/>
          <w:noProof/>
          <w:lang w:val="de-DE"/>
        </w:rPr>
        <w:t>.:</w:t>
      </w:r>
      <w:r w:rsidRPr="00611D01">
        <w:rPr>
          <w:rFonts w:ascii="Times New Roman" w:hAnsi="Times New Roman"/>
          <w:noProof/>
          <w:lang w:val="de-DE"/>
        </w:rPr>
        <w:t xml:space="preserve"> Technical Regulation on the Structure Model and Content of the National Spatial Data Infrastructure of the Vietnam Scales 1: 10,000 and 1: 25,000; Ministry of Natural Resources and Environment Hanoi: Hanoi, Vietnam </w:t>
      </w:r>
      <w:r w:rsidR="007A606C">
        <w:rPr>
          <w:rFonts w:ascii="Times New Roman" w:hAnsi="Times New Roman"/>
          <w:noProof/>
          <w:lang w:val="de-DE"/>
        </w:rPr>
        <w:t>(</w:t>
      </w:r>
      <w:r w:rsidRPr="00611D01">
        <w:rPr>
          <w:rFonts w:ascii="Times New Roman" w:hAnsi="Times New Roman"/>
          <w:noProof/>
          <w:lang w:val="de-DE"/>
        </w:rPr>
        <w:t>2020</w:t>
      </w:r>
      <w:r w:rsidR="007A606C">
        <w:rPr>
          <w:rFonts w:ascii="Times New Roman" w:hAnsi="Times New Roman"/>
          <w:noProof/>
          <w:lang w:val="de-DE"/>
        </w:rPr>
        <w:t>)</w:t>
      </w:r>
    </w:p>
    <w:p w14:paraId="57CB0934" w14:textId="3712F2F5" w:rsidR="00611D01" w:rsidRPr="00611D01" w:rsidRDefault="00611D01" w:rsidP="00AD643E">
      <w:pPr>
        <w:ind w:left="284" w:hanging="284"/>
        <w:rPr>
          <w:rFonts w:ascii="Times New Roman" w:hAnsi="Times New Roman"/>
          <w:noProof/>
          <w:lang w:val="de-DE"/>
        </w:rPr>
      </w:pPr>
      <w:r w:rsidRPr="00611D01">
        <w:rPr>
          <w:rFonts w:ascii="Times New Roman" w:hAnsi="Times New Roman"/>
          <w:noProof/>
          <w:sz w:val="18"/>
          <w:lang w:val="de-DE"/>
        </w:rPr>
        <w:t>26.</w:t>
      </w:r>
      <w:r w:rsidRPr="00611D01">
        <w:rPr>
          <w:rFonts w:ascii="Times New Roman" w:hAnsi="Times New Roman"/>
          <w:noProof/>
          <w:sz w:val="18"/>
          <w:lang w:val="de-DE"/>
        </w:rPr>
        <w:tab/>
      </w:r>
      <w:r w:rsidRPr="00611D01">
        <w:rPr>
          <w:rFonts w:ascii="Times New Roman" w:hAnsi="Times New Roman"/>
          <w:noProof/>
          <w:lang w:val="de-DE"/>
        </w:rPr>
        <w:t>Vapnik V., Samuel Kotz.</w:t>
      </w:r>
      <w:r w:rsidR="007A606C">
        <w:rPr>
          <w:rFonts w:ascii="Times New Roman" w:hAnsi="Times New Roman"/>
          <w:noProof/>
          <w:lang w:val="de-DE"/>
        </w:rPr>
        <w:t>:</w:t>
      </w:r>
      <w:r w:rsidRPr="00611D01">
        <w:rPr>
          <w:rFonts w:ascii="Times New Roman" w:hAnsi="Times New Roman"/>
          <w:noProof/>
          <w:lang w:val="de-DE"/>
        </w:rPr>
        <w:t xml:space="preserve"> Estimation of dependences based on empirical data. Springer-Verlag  40</w:t>
      </w:r>
      <w:r w:rsidR="001A312C">
        <w:rPr>
          <w:rFonts w:ascii="Times New Roman" w:hAnsi="Times New Roman"/>
          <w:noProof/>
          <w:lang w:val="de-DE"/>
        </w:rPr>
        <w:t xml:space="preserve"> </w:t>
      </w:r>
      <w:r w:rsidRPr="00611D01">
        <w:rPr>
          <w:rFonts w:ascii="Times New Roman" w:hAnsi="Times New Roman"/>
          <w:noProof/>
          <w:lang w:val="de-DE"/>
        </w:rPr>
        <w:t>(1982)</w:t>
      </w:r>
    </w:p>
    <w:p w14:paraId="232CE862" w14:textId="4107A0FA" w:rsidR="00611D01" w:rsidRPr="00611D01" w:rsidRDefault="00611D01" w:rsidP="00AD643E">
      <w:pPr>
        <w:ind w:left="284" w:hanging="284"/>
        <w:rPr>
          <w:rFonts w:ascii="Times New Roman" w:hAnsi="Times New Roman"/>
          <w:noProof/>
          <w:lang w:val="de-DE"/>
        </w:rPr>
      </w:pPr>
      <w:r w:rsidRPr="00611D01">
        <w:rPr>
          <w:rFonts w:ascii="Times New Roman" w:hAnsi="Times New Roman"/>
          <w:noProof/>
          <w:sz w:val="18"/>
          <w:lang w:val="de-DE"/>
        </w:rPr>
        <w:t>27.</w:t>
      </w:r>
      <w:r w:rsidRPr="00611D01">
        <w:rPr>
          <w:rFonts w:ascii="Times New Roman" w:hAnsi="Times New Roman"/>
          <w:noProof/>
          <w:sz w:val="18"/>
          <w:lang w:val="de-DE"/>
        </w:rPr>
        <w:tab/>
      </w:r>
      <w:r w:rsidRPr="00611D01">
        <w:rPr>
          <w:rFonts w:ascii="Times New Roman" w:hAnsi="Times New Roman"/>
          <w:noProof/>
          <w:lang w:val="de-DE"/>
        </w:rPr>
        <w:t>Cortes C.,</w:t>
      </w:r>
      <w:r w:rsidR="00264378">
        <w:rPr>
          <w:rFonts w:ascii="Times New Roman" w:hAnsi="Times New Roman"/>
          <w:noProof/>
          <w:lang w:val="de-DE"/>
        </w:rPr>
        <w:t xml:space="preserve"> </w:t>
      </w:r>
      <w:r w:rsidRPr="00611D01">
        <w:rPr>
          <w:rFonts w:ascii="Times New Roman" w:hAnsi="Times New Roman"/>
          <w:noProof/>
          <w:lang w:val="de-DE"/>
        </w:rPr>
        <w:t>Vapnik V.: Support-vector networks. Machine learning  20</w:t>
      </w:r>
      <w:r w:rsidRPr="00611D01">
        <w:rPr>
          <w:rFonts w:ascii="Times New Roman" w:hAnsi="Times New Roman"/>
          <w:noProof/>
          <w:sz w:val="18"/>
          <w:lang w:val="de-DE"/>
        </w:rPr>
        <w:t>,</w:t>
      </w:r>
      <w:r w:rsidRPr="00611D01">
        <w:rPr>
          <w:rFonts w:ascii="Times New Roman" w:hAnsi="Times New Roman"/>
          <w:noProof/>
          <w:lang w:val="de-DE"/>
        </w:rPr>
        <w:t xml:space="preserve"> 273-297 (1995)</w:t>
      </w:r>
    </w:p>
    <w:p w14:paraId="0CDBBEF0" w14:textId="535362F1" w:rsidR="00611D01" w:rsidRPr="00611D01" w:rsidRDefault="00611D01" w:rsidP="00AD643E">
      <w:pPr>
        <w:ind w:left="284" w:hanging="284"/>
        <w:rPr>
          <w:rFonts w:ascii="Times New Roman" w:hAnsi="Times New Roman"/>
          <w:noProof/>
          <w:lang w:val="de-DE"/>
        </w:rPr>
      </w:pPr>
      <w:r w:rsidRPr="00611D01">
        <w:rPr>
          <w:rFonts w:ascii="Times New Roman" w:hAnsi="Times New Roman"/>
          <w:noProof/>
          <w:sz w:val="18"/>
          <w:lang w:val="de-DE"/>
        </w:rPr>
        <w:t>28.</w:t>
      </w:r>
      <w:r w:rsidRPr="00611D01">
        <w:rPr>
          <w:rFonts w:ascii="Times New Roman" w:hAnsi="Times New Roman"/>
          <w:noProof/>
          <w:sz w:val="18"/>
          <w:lang w:val="de-DE"/>
        </w:rPr>
        <w:tab/>
      </w:r>
      <w:r w:rsidRPr="00611D01">
        <w:rPr>
          <w:rFonts w:ascii="Times New Roman" w:hAnsi="Times New Roman"/>
          <w:noProof/>
          <w:lang w:val="de-DE"/>
        </w:rPr>
        <w:t>Bishop C.M.,</w:t>
      </w:r>
      <w:r w:rsidR="00264378">
        <w:rPr>
          <w:rFonts w:ascii="Times New Roman" w:hAnsi="Times New Roman"/>
          <w:noProof/>
          <w:lang w:val="de-DE"/>
        </w:rPr>
        <w:t xml:space="preserve"> </w:t>
      </w:r>
      <w:r w:rsidRPr="00611D01">
        <w:rPr>
          <w:rFonts w:ascii="Times New Roman" w:hAnsi="Times New Roman"/>
          <w:noProof/>
          <w:lang w:val="de-DE"/>
        </w:rPr>
        <w:t>Nasrabadi N.M.: Pattern recognition and machine learning. Vol. 4, New York: Springer (2006)</w:t>
      </w:r>
    </w:p>
    <w:p w14:paraId="6538ADAA" w14:textId="01EE91A7" w:rsidR="00611D01" w:rsidRPr="00611D01" w:rsidRDefault="00611D01" w:rsidP="00AD643E">
      <w:pPr>
        <w:ind w:left="284" w:hanging="284"/>
        <w:rPr>
          <w:rFonts w:ascii="Times New Roman" w:hAnsi="Times New Roman"/>
          <w:noProof/>
          <w:lang w:val="de-DE"/>
        </w:rPr>
      </w:pPr>
      <w:r w:rsidRPr="00611D01">
        <w:rPr>
          <w:rFonts w:ascii="Times New Roman" w:hAnsi="Times New Roman"/>
          <w:noProof/>
          <w:sz w:val="18"/>
          <w:lang w:val="de-DE"/>
        </w:rPr>
        <w:t>29.</w:t>
      </w:r>
      <w:r w:rsidRPr="00611D01">
        <w:rPr>
          <w:rFonts w:ascii="Times New Roman" w:hAnsi="Times New Roman"/>
          <w:noProof/>
          <w:sz w:val="18"/>
          <w:lang w:val="de-DE"/>
        </w:rPr>
        <w:tab/>
      </w:r>
      <w:r w:rsidRPr="00611D01">
        <w:rPr>
          <w:rFonts w:ascii="Times New Roman" w:hAnsi="Times New Roman"/>
          <w:noProof/>
          <w:lang w:val="de-DE"/>
        </w:rPr>
        <w:t>Hu W.-S., Li H.-C., Pan L., Li W., Tao R.,</w:t>
      </w:r>
      <w:r w:rsidR="00264378">
        <w:rPr>
          <w:rFonts w:ascii="Times New Roman" w:hAnsi="Times New Roman"/>
          <w:noProof/>
          <w:lang w:val="de-DE"/>
        </w:rPr>
        <w:t xml:space="preserve"> </w:t>
      </w:r>
      <w:r w:rsidRPr="00611D01">
        <w:rPr>
          <w:rFonts w:ascii="Times New Roman" w:hAnsi="Times New Roman"/>
          <w:noProof/>
          <w:lang w:val="de-DE"/>
        </w:rPr>
        <w:t>Du Q.: Spatial–spectral feature extraction via deep ConvLSTM neural networks for hyperspectral image classification. IEEE Transactions on Geoscience Remote Sensing  58(6)</w:t>
      </w:r>
      <w:r w:rsidRPr="00611D01">
        <w:rPr>
          <w:rFonts w:ascii="Times New Roman" w:hAnsi="Times New Roman"/>
          <w:noProof/>
          <w:sz w:val="18"/>
          <w:lang w:val="de-DE"/>
        </w:rPr>
        <w:t>,</w:t>
      </w:r>
      <w:r w:rsidRPr="00611D01">
        <w:rPr>
          <w:rFonts w:ascii="Times New Roman" w:hAnsi="Times New Roman"/>
          <w:noProof/>
          <w:lang w:val="de-DE"/>
        </w:rPr>
        <w:t xml:space="preserve"> 4237-4250 (2020)</w:t>
      </w:r>
    </w:p>
    <w:p w14:paraId="4A6B409A" w14:textId="451A5EFC" w:rsidR="00611D01" w:rsidRPr="00611D01" w:rsidRDefault="00611D01" w:rsidP="00AD643E">
      <w:pPr>
        <w:ind w:left="284" w:hanging="284"/>
        <w:rPr>
          <w:rFonts w:ascii="Times New Roman" w:hAnsi="Times New Roman"/>
          <w:noProof/>
          <w:lang w:val="de-DE"/>
        </w:rPr>
      </w:pPr>
      <w:r w:rsidRPr="00611D01">
        <w:rPr>
          <w:rFonts w:ascii="Times New Roman" w:hAnsi="Times New Roman"/>
          <w:noProof/>
          <w:sz w:val="18"/>
          <w:lang w:val="de-DE"/>
        </w:rPr>
        <w:t>30.</w:t>
      </w:r>
      <w:r w:rsidRPr="00611D01">
        <w:rPr>
          <w:rFonts w:ascii="Times New Roman" w:hAnsi="Times New Roman"/>
          <w:noProof/>
          <w:sz w:val="18"/>
          <w:lang w:val="de-DE"/>
        </w:rPr>
        <w:tab/>
      </w:r>
      <w:r w:rsidRPr="00611D01">
        <w:rPr>
          <w:rFonts w:ascii="Times New Roman" w:hAnsi="Times New Roman"/>
          <w:noProof/>
          <w:lang w:val="de-DE"/>
        </w:rPr>
        <w:t>Næsset E.: Use of the weighted Kappa coefficient in classification error assessment of thematic maps. International Journal of Geographical Information Systems  10(5)</w:t>
      </w:r>
      <w:r w:rsidRPr="00611D01">
        <w:rPr>
          <w:rFonts w:ascii="Times New Roman" w:hAnsi="Times New Roman"/>
          <w:noProof/>
          <w:sz w:val="18"/>
          <w:lang w:val="de-DE"/>
        </w:rPr>
        <w:t>,</w:t>
      </w:r>
      <w:r w:rsidRPr="00611D01">
        <w:rPr>
          <w:rFonts w:ascii="Times New Roman" w:hAnsi="Times New Roman"/>
          <w:noProof/>
          <w:lang w:val="de-DE"/>
        </w:rPr>
        <w:t xml:space="preserve"> 591-603 (1996)</w:t>
      </w:r>
    </w:p>
    <w:p w14:paraId="0F9A38BA" w14:textId="6037508F" w:rsidR="00611D01" w:rsidRPr="00611D01" w:rsidRDefault="00611D01" w:rsidP="00AD643E">
      <w:pPr>
        <w:ind w:left="284" w:hanging="284"/>
        <w:rPr>
          <w:rFonts w:ascii="Times New Roman" w:hAnsi="Times New Roman"/>
          <w:noProof/>
          <w:lang w:val="de-DE"/>
        </w:rPr>
      </w:pPr>
      <w:r w:rsidRPr="00611D01">
        <w:rPr>
          <w:rFonts w:ascii="Times New Roman" w:hAnsi="Times New Roman"/>
          <w:noProof/>
          <w:sz w:val="18"/>
          <w:lang w:val="de-DE"/>
        </w:rPr>
        <w:t>31.</w:t>
      </w:r>
      <w:r w:rsidRPr="00611D01">
        <w:rPr>
          <w:rFonts w:ascii="Times New Roman" w:hAnsi="Times New Roman"/>
          <w:noProof/>
          <w:sz w:val="18"/>
          <w:lang w:val="de-DE"/>
        </w:rPr>
        <w:tab/>
      </w:r>
      <w:r w:rsidRPr="00611D01">
        <w:rPr>
          <w:rFonts w:ascii="Times New Roman" w:hAnsi="Times New Roman"/>
          <w:noProof/>
          <w:lang w:val="de-DE"/>
        </w:rPr>
        <w:t>Foody G.M.: Explaining the unsuitability of the kappa coefficient in the assessment and comparison of the accuracy of thematic maps obtained by image classification. Remote Sensing of Environment  239</w:t>
      </w:r>
      <w:r w:rsidRPr="00611D01">
        <w:rPr>
          <w:rFonts w:ascii="Times New Roman" w:hAnsi="Times New Roman"/>
          <w:noProof/>
          <w:sz w:val="18"/>
          <w:lang w:val="de-DE"/>
        </w:rPr>
        <w:t>,</w:t>
      </w:r>
      <w:r w:rsidRPr="00611D01">
        <w:rPr>
          <w:rFonts w:ascii="Times New Roman" w:hAnsi="Times New Roman"/>
          <w:noProof/>
          <w:lang w:val="de-DE"/>
        </w:rPr>
        <w:t xml:space="preserve"> 111630 (2020)</w:t>
      </w:r>
    </w:p>
    <w:p w14:paraId="2A7EF6D0" w14:textId="64303A17" w:rsidR="00611D01" w:rsidRPr="00611D01" w:rsidRDefault="00611D01" w:rsidP="00AD643E">
      <w:pPr>
        <w:ind w:left="284" w:hanging="284"/>
        <w:rPr>
          <w:rFonts w:ascii="Times New Roman" w:hAnsi="Times New Roman"/>
          <w:noProof/>
          <w:lang w:val="de-DE"/>
        </w:rPr>
      </w:pPr>
      <w:r w:rsidRPr="00611D01">
        <w:rPr>
          <w:rFonts w:ascii="Times New Roman" w:hAnsi="Times New Roman"/>
          <w:noProof/>
          <w:sz w:val="18"/>
          <w:lang w:val="de-DE"/>
        </w:rPr>
        <w:t>32.</w:t>
      </w:r>
      <w:r w:rsidRPr="00611D01">
        <w:rPr>
          <w:rFonts w:ascii="Times New Roman" w:hAnsi="Times New Roman"/>
          <w:noProof/>
          <w:sz w:val="18"/>
          <w:lang w:val="de-DE"/>
        </w:rPr>
        <w:tab/>
      </w:r>
      <w:r w:rsidRPr="00611D01">
        <w:rPr>
          <w:rFonts w:ascii="Times New Roman" w:hAnsi="Times New Roman"/>
          <w:noProof/>
          <w:lang w:val="de-DE"/>
        </w:rPr>
        <w:t>Shetty S.</w:t>
      </w:r>
      <w:r w:rsidR="00264378">
        <w:rPr>
          <w:rFonts w:ascii="Times New Roman" w:hAnsi="Times New Roman"/>
          <w:noProof/>
          <w:lang w:val="de-DE"/>
        </w:rPr>
        <w:t>:</w:t>
      </w:r>
      <w:r w:rsidRPr="00611D01">
        <w:rPr>
          <w:rFonts w:ascii="Times New Roman" w:hAnsi="Times New Roman"/>
          <w:noProof/>
          <w:lang w:val="de-DE"/>
        </w:rPr>
        <w:t xml:space="preserve"> Analysis of machine learning classifiers for LULC classification on Google Earth Engine. University of Twente</w:t>
      </w:r>
      <w:r w:rsidR="007A606C">
        <w:rPr>
          <w:rFonts w:ascii="Times New Roman" w:hAnsi="Times New Roman"/>
          <w:noProof/>
          <w:lang w:val="de-DE"/>
        </w:rPr>
        <w:t xml:space="preserve"> (</w:t>
      </w:r>
      <w:r w:rsidR="007A606C" w:rsidRPr="00611D01">
        <w:rPr>
          <w:rFonts w:ascii="Times New Roman" w:hAnsi="Times New Roman"/>
          <w:noProof/>
          <w:lang w:val="de-DE"/>
        </w:rPr>
        <w:t>2019</w:t>
      </w:r>
      <w:r w:rsidR="007A606C">
        <w:rPr>
          <w:rFonts w:ascii="Times New Roman" w:hAnsi="Times New Roman"/>
          <w:noProof/>
          <w:lang w:val="de-DE"/>
        </w:rPr>
        <w:t>)</w:t>
      </w:r>
    </w:p>
    <w:p w14:paraId="63CF48BA" w14:textId="7DF5074E" w:rsidR="00611D01" w:rsidRPr="00611D01" w:rsidRDefault="00611D01" w:rsidP="00AD643E">
      <w:pPr>
        <w:ind w:left="284" w:hanging="284"/>
        <w:rPr>
          <w:rFonts w:ascii="Times New Roman" w:hAnsi="Times New Roman"/>
          <w:noProof/>
          <w:lang w:val="de-DE"/>
        </w:rPr>
      </w:pPr>
      <w:r w:rsidRPr="00611D01">
        <w:rPr>
          <w:rFonts w:ascii="Times New Roman" w:hAnsi="Times New Roman"/>
          <w:noProof/>
          <w:sz w:val="18"/>
          <w:lang w:val="de-DE"/>
        </w:rPr>
        <w:t>33.</w:t>
      </w:r>
      <w:r w:rsidRPr="00611D01">
        <w:rPr>
          <w:rFonts w:ascii="Times New Roman" w:hAnsi="Times New Roman"/>
          <w:noProof/>
          <w:sz w:val="18"/>
          <w:lang w:val="de-DE"/>
        </w:rPr>
        <w:tab/>
      </w:r>
      <w:r w:rsidRPr="00611D01">
        <w:rPr>
          <w:rFonts w:ascii="Times New Roman" w:hAnsi="Times New Roman"/>
          <w:noProof/>
          <w:lang w:val="de-DE"/>
        </w:rPr>
        <w:t>Srivastava A., Bharadwaj S., Dubey R., Sharma V.,</w:t>
      </w:r>
      <w:r w:rsidR="00264378">
        <w:rPr>
          <w:rFonts w:ascii="Times New Roman" w:hAnsi="Times New Roman"/>
          <w:noProof/>
          <w:lang w:val="de-DE"/>
        </w:rPr>
        <w:t xml:space="preserve"> </w:t>
      </w:r>
      <w:r w:rsidRPr="00611D01">
        <w:rPr>
          <w:rFonts w:ascii="Times New Roman" w:hAnsi="Times New Roman"/>
          <w:noProof/>
          <w:lang w:val="de-DE"/>
        </w:rPr>
        <w:t>Biswas S.</w:t>
      </w:r>
      <w:r w:rsidR="00264378">
        <w:rPr>
          <w:rFonts w:ascii="Times New Roman" w:hAnsi="Times New Roman"/>
          <w:noProof/>
          <w:lang w:val="de-DE"/>
        </w:rPr>
        <w:t>:</w:t>
      </w:r>
      <w:r w:rsidRPr="00611D01">
        <w:rPr>
          <w:rFonts w:ascii="Times New Roman" w:hAnsi="Times New Roman"/>
          <w:noProof/>
          <w:lang w:val="de-DE"/>
        </w:rPr>
        <w:t xml:space="preserve"> Mapping vegetation and measuring the performance of machine learning algorithm in lulc classification in the large area using sentinel-2 and landsat-8 datasets of dehradun as a test case. The International Archives of the Photogrammetry, Remote Sensing Spatial Information Sciences  43</w:t>
      </w:r>
      <w:r w:rsidRPr="00611D01">
        <w:rPr>
          <w:rFonts w:ascii="Times New Roman" w:hAnsi="Times New Roman"/>
          <w:noProof/>
          <w:sz w:val="18"/>
          <w:lang w:val="de-DE"/>
        </w:rPr>
        <w:t>,</w:t>
      </w:r>
      <w:r w:rsidRPr="00611D01">
        <w:rPr>
          <w:rFonts w:ascii="Times New Roman" w:hAnsi="Times New Roman"/>
          <w:noProof/>
          <w:lang w:val="de-DE"/>
        </w:rPr>
        <w:t xml:space="preserve"> 529-535 (2022)</w:t>
      </w:r>
    </w:p>
    <w:p w14:paraId="2225E622" w14:textId="57E05BCA" w:rsidR="00611D01" w:rsidRPr="00611D01" w:rsidRDefault="00611D01" w:rsidP="00AD643E">
      <w:pPr>
        <w:ind w:left="284" w:hanging="284"/>
        <w:rPr>
          <w:rFonts w:ascii="Times New Roman" w:hAnsi="Times New Roman"/>
          <w:noProof/>
          <w:lang w:val="de-DE"/>
        </w:rPr>
      </w:pPr>
      <w:r w:rsidRPr="00611D01">
        <w:rPr>
          <w:rFonts w:ascii="Times New Roman" w:hAnsi="Times New Roman"/>
          <w:noProof/>
          <w:sz w:val="18"/>
          <w:lang w:val="de-DE"/>
        </w:rPr>
        <w:t>34.</w:t>
      </w:r>
      <w:r w:rsidRPr="00611D01">
        <w:rPr>
          <w:rFonts w:ascii="Times New Roman" w:hAnsi="Times New Roman"/>
          <w:noProof/>
          <w:sz w:val="18"/>
          <w:lang w:val="de-DE"/>
        </w:rPr>
        <w:tab/>
      </w:r>
      <w:r w:rsidRPr="00611D01">
        <w:rPr>
          <w:rFonts w:ascii="Times New Roman" w:hAnsi="Times New Roman"/>
          <w:noProof/>
          <w:lang w:val="de-DE"/>
        </w:rPr>
        <w:t>Claverie M., Ju J., Masek J.G., Dungan J.L., Vermote E.F., Roger J.-C., Skakun S.V.,</w:t>
      </w:r>
      <w:r w:rsidR="004E7235">
        <w:rPr>
          <w:rFonts w:ascii="Times New Roman" w:hAnsi="Times New Roman"/>
          <w:noProof/>
          <w:lang w:val="de-DE"/>
        </w:rPr>
        <w:t xml:space="preserve"> </w:t>
      </w:r>
      <w:r w:rsidRPr="00611D01">
        <w:rPr>
          <w:rFonts w:ascii="Times New Roman" w:hAnsi="Times New Roman"/>
          <w:noProof/>
          <w:lang w:val="de-DE"/>
        </w:rPr>
        <w:t>Justice C.: The Harmonized Landsat and Sentinel-2 surface reflectance data set. Remote sensing of environment  219</w:t>
      </w:r>
      <w:r w:rsidRPr="00611D01">
        <w:rPr>
          <w:rFonts w:ascii="Times New Roman" w:hAnsi="Times New Roman"/>
          <w:noProof/>
          <w:sz w:val="18"/>
          <w:lang w:val="de-DE"/>
        </w:rPr>
        <w:t>,</w:t>
      </w:r>
      <w:r w:rsidRPr="00611D01">
        <w:rPr>
          <w:rFonts w:ascii="Times New Roman" w:hAnsi="Times New Roman"/>
          <w:noProof/>
          <w:lang w:val="de-DE"/>
        </w:rPr>
        <w:t xml:space="preserve"> 145-161 (2018)</w:t>
      </w:r>
    </w:p>
    <w:p w14:paraId="22FA62AC" w14:textId="477584A4" w:rsidR="00611D01" w:rsidRPr="00611D01" w:rsidRDefault="00611D01" w:rsidP="00AD643E">
      <w:pPr>
        <w:ind w:left="284" w:hanging="284"/>
        <w:rPr>
          <w:rFonts w:ascii="Times New Roman" w:hAnsi="Times New Roman"/>
          <w:noProof/>
          <w:lang w:val="de-DE"/>
        </w:rPr>
      </w:pPr>
      <w:r w:rsidRPr="00611D01">
        <w:rPr>
          <w:rFonts w:ascii="Times New Roman" w:hAnsi="Times New Roman"/>
          <w:noProof/>
          <w:sz w:val="18"/>
          <w:lang w:val="de-DE"/>
        </w:rPr>
        <w:t>35.</w:t>
      </w:r>
      <w:r w:rsidRPr="00611D01">
        <w:rPr>
          <w:rFonts w:ascii="Times New Roman" w:hAnsi="Times New Roman"/>
          <w:noProof/>
          <w:sz w:val="18"/>
          <w:lang w:val="de-DE"/>
        </w:rPr>
        <w:tab/>
      </w:r>
      <w:r w:rsidRPr="00611D01">
        <w:rPr>
          <w:rFonts w:ascii="Times New Roman" w:hAnsi="Times New Roman"/>
          <w:noProof/>
          <w:lang w:val="de-DE"/>
        </w:rPr>
        <w:t>Hoa N.T.P</w:t>
      </w:r>
      <w:r w:rsidR="004E7235" w:rsidRPr="00611D01">
        <w:rPr>
          <w:rFonts w:ascii="Times New Roman" w:hAnsi="Times New Roman"/>
          <w:noProof/>
          <w:lang w:val="de-DE"/>
        </w:rPr>
        <w:t>.:</w:t>
      </w:r>
      <w:r w:rsidRPr="00611D01">
        <w:rPr>
          <w:rFonts w:ascii="Times New Roman" w:hAnsi="Times New Roman"/>
          <w:noProof/>
          <w:lang w:val="de-DE"/>
        </w:rPr>
        <w:t xml:space="preserve"> Circular of the Regulation on Economic and Technical Levels of the Landuse Statistics and Landuse Status Mapping, in Ministry of Natural Resources and Environment: Hanoi, Vietnam</w:t>
      </w:r>
      <w:r w:rsidR="007A606C">
        <w:rPr>
          <w:rFonts w:ascii="Times New Roman" w:hAnsi="Times New Roman"/>
          <w:noProof/>
          <w:lang w:val="de-DE"/>
        </w:rPr>
        <w:t xml:space="preserve"> (</w:t>
      </w:r>
      <w:r w:rsidR="007A606C" w:rsidRPr="00611D01">
        <w:rPr>
          <w:rFonts w:ascii="Times New Roman" w:hAnsi="Times New Roman"/>
          <w:noProof/>
          <w:lang w:val="de-DE"/>
        </w:rPr>
        <w:t>2019</w:t>
      </w:r>
      <w:r w:rsidR="007A606C">
        <w:rPr>
          <w:rFonts w:ascii="Times New Roman" w:hAnsi="Times New Roman"/>
          <w:noProof/>
          <w:lang w:val="de-DE"/>
        </w:rPr>
        <w:t>)</w:t>
      </w:r>
    </w:p>
    <w:p w14:paraId="7AA81C6C" w14:textId="00AF856F" w:rsidR="00611D01" w:rsidRPr="00D82E89" w:rsidRDefault="00611D01" w:rsidP="00AD643E">
      <w:pPr>
        <w:ind w:left="284" w:hanging="284"/>
        <w:rPr>
          <w:rFonts w:ascii="Times New Roman" w:hAnsi="Times New Roman"/>
          <w:noProof/>
          <w:lang w:val="de-DE"/>
        </w:rPr>
      </w:pPr>
      <w:r w:rsidRPr="00611D01">
        <w:rPr>
          <w:rFonts w:ascii="Times New Roman" w:hAnsi="Times New Roman"/>
          <w:noProof/>
          <w:sz w:val="18"/>
          <w:lang w:val="de-DE"/>
        </w:rPr>
        <w:t>36.</w:t>
      </w:r>
      <w:r w:rsidRPr="00611D01">
        <w:rPr>
          <w:rFonts w:ascii="Times New Roman" w:hAnsi="Times New Roman"/>
          <w:noProof/>
          <w:sz w:val="18"/>
          <w:lang w:val="de-DE"/>
        </w:rPr>
        <w:tab/>
      </w:r>
      <w:r w:rsidRPr="00D82E89">
        <w:rPr>
          <w:rFonts w:ascii="Times New Roman" w:hAnsi="Times New Roman"/>
          <w:noProof/>
          <w:lang w:val="de-DE"/>
        </w:rPr>
        <w:t>Pisner D.A.,</w:t>
      </w:r>
      <w:r w:rsidR="004E7235">
        <w:rPr>
          <w:rFonts w:ascii="Times New Roman" w:hAnsi="Times New Roman"/>
          <w:noProof/>
          <w:lang w:val="de-DE"/>
        </w:rPr>
        <w:t xml:space="preserve"> </w:t>
      </w:r>
      <w:r w:rsidRPr="00D82E89">
        <w:rPr>
          <w:rFonts w:ascii="Times New Roman" w:hAnsi="Times New Roman"/>
          <w:noProof/>
          <w:lang w:val="de-DE"/>
        </w:rPr>
        <w:t>Schnyer D</w:t>
      </w:r>
      <w:r w:rsidR="00E44E1C">
        <w:rPr>
          <w:rFonts w:ascii="Times New Roman" w:hAnsi="Times New Roman"/>
          <w:noProof/>
          <w:lang w:val="de-DE"/>
        </w:rPr>
        <w:t>M</w:t>
      </w:r>
      <w:r w:rsidR="004E7235" w:rsidRPr="00611D01">
        <w:rPr>
          <w:rFonts w:ascii="Times New Roman" w:hAnsi="Times New Roman"/>
          <w:noProof/>
          <w:lang w:val="de-DE"/>
        </w:rPr>
        <w:t>.:</w:t>
      </w:r>
      <w:r w:rsidRPr="00D82E89">
        <w:rPr>
          <w:rFonts w:ascii="Times New Roman" w:hAnsi="Times New Roman"/>
          <w:noProof/>
          <w:lang w:val="de-DE"/>
        </w:rPr>
        <w:t xml:space="preserve"> Support vector machine, in Machine learning. Elsevier. p. 101-121</w:t>
      </w:r>
      <w:r w:rsidR="00F34CDB">
        <w:rPr>
          <w:rFonts w:ascii="Times New Roman" w:hAnsi="Times New Roman"/>
          <w:noProof/>
          <w:lang w:val="de-DE"/>
        </w:rPr>
        <w:t xml:space="preserve"> (</w:t>
      </w:r>
      <w:r w:rsidR="00F34CDB" w:rsidRPr="00D82E89">
        <w:rPr>
          <w:rFonts w:ascii="Times New Roman" w:hAnsi="Times New Roman"/>
          <w:noProof/>
          <w:lang w:val="de-DE"/>
        </w:rPr>
        <w:t>2020</w:t>
      </w:r>
      <w:r w:rsidR="00F34CDB">
        <w:rPr>
          <w:rFonts w:ascii="Times New Roman" w:hAnsi="Times New Roman"/>
          <w:noProof/>
          <w:lang w:val="de-DE"/>
        </w:rPr>
        <w:t>)</w:t>
      </w:r>
    </w:p>
    <w:p w14:paraId="1E57676D" w14:textId="614E04C2" w:rsidR="00611D01" w:rsidRPr="00611D01" w:rsidRDefault="00611D01" w:rsidP="00AD643E">
      <w:pPr>
        <w:ind w:left="284" w:hanging="284"/>
        <w:rPr>
          <w:rFonts w:ascii="Times New Roman" w:hAnsi="Times New Roman"/>
          <w:noProof/>
          <w:lang w:val="de-DE"/>
        </w:rPr>
      </w:pPr>
      <w:r w:rsidRPr="00611D01">
        <w:rPr>
          <w:rFonts w:ascii="Times New Roman" w:hAnsi="Times New Roman"/>
          <w:noProof/>
          <w:sz w:val="18"/>
          <w:lang w:val="de-DE"/>
        </w:rPr>
        <w:t>37.</w:t>
      </w:r>
      <w:r w:rsidRPr="00611D01">
        <w:rPr>
          <w:rFonts w:ascii="Times New Roman" w:hAnsi="Times New Roman"/>
          <w:noProof/>
          <w:sz w:val="18"/>
          <w:lang w:val="de-DE"/>
        </w:rPr>
        <w:tab/>
      </w:r>
      <w:r w:rsidRPr="00611D01">
        <w:rPr>
          <w:rFonts w:ascii="Times New Roman" w:hAnsi="Times New Roman"/>
          <w:noProof/>
          <w:lang w:val="de-DE"/>
        </w:rPr>
        <w:t>L</w:t>
      </w:r>
      <w:r w:rsidR="00A94FE8">
        <w:rPr>
          <w:rFonts w:ascii="Times New Roman" w:hAnsi="Times New Roman"/>
          <w:noProof/>
          <w:lang w:val="de-DE"/>
        </w:rPr>
        <w:t>e</w:t>
      </w:r>
      <w:r w:rsidRPr="00611D01">
        <w:rPr>
          <w:rFonts w:ascii="Times New Roman" w:hAnsi="Times New Roman"/>
          <w:noProof/>
          <w:lang w:val="de-DE"/>
        </w:rPr>
        <w:t xml:space="preserve"> H</w:t>
      </w:r>
      <w:r w:rsidR="00A94FE8">
        <w:rPr>
          <w:rFonts w:ascii="Times New Roman" w:hAnsi="Times New Roman"/>
          <w:noProof/>
          <w:lang w:val="de-DE"/>
        </w:rPr>
        <w:t>u</w:t>
      </w:r>
      <w:r w:rsidR="00BD095F">
        <w:rPr>
          <w:rFonts w:ascii="Times New Roman" w:hAnsi="Times New Roman"/>
          <w:noProof/>
          <w:lang w:val="de-DE"/>
        </w:rPr>
        <w:t>n</w:t>
      </w:r>
      <w:r w:rsidRPr="00611D01">
        <w:rPr>
          <w:rFonts w:ascii="Times New Roman" w:hAnsi="Times New Roman"/>
          <w:noProof/>
          <w:lang w:val="de-DE"/>
        </w:rPr>
        <w:t>g T., Nga N</w:t>
      </w:r>
      <w:r w:rsidR="00E44E1C">
        <w:rPr>
          <w:rFonts w:ascii="Times New Roman" w:hAnsi="Times New Roman"/>
          <w:noProof/>
          <w:lang w:val="de-DE"/>
        </w:rPr>
        <w:t>TT</w:t>
      </w:r>
      <w:r w:rsidR="004E7235">
        <w:rPr>
          <w:rFonts w:ascii="Times New Roman" w:hAnsi="Times New Roman"/>
          <w:noProof/>
          <w:lang w:val="de-DE"/>
        </w:rPr>
        <w:t>.</w:t>
      </w:r>
      <w:r w:rsidRPr="00611D01">
        <w:rPr>
          <w:rFonts w:ascii="Times New Roman" w:hAnsi="Times New Roman"/>
          <w:noProof/>
          <w:lang w:val="de-DE"/>
        </w:rPr>
        <w:t>, Tuyên V.D.,</w:t>
      </w:r>
      <w:r w:rsidR="004E7235">
        <w:rPr>
          <w:rFonts w:ascii="Times New Roman" w:hAnsi="Times New Roman"/>
          <w:noProof/>
          <w:lang w:val="de-DE"/>
        </w:rPr>
        <w:t xml:space="preserve"> </w:t>
      </w:r>
      <w:r w:rsidRPr="00611D01">
        <w:rPr>
          <w:rFonts w:ascii="Times New Roman" w:hAnsi="Times New Roman"/>
          <w:noProof/>
          <w:lang w:val="de-DE"/>
        </w:rPr>
        <w:t xml:space="preserve">Phương B.T.: </w:t>
      </w:r>
      <w:r w:rsidRPr="00611D01">
        <w:rPr>
          <w:rFonts w:ascii="Times New Roman" w:hAnsi="Times New Roman"/>
          <w:noProof/>
        </w:rPr>
        <w:t>Assessment and prediction of urban land use changes of Hanoi city using remote sensing and GIS techniques</w:t>
      </w:r>
      <w:r w:rsidRPr="00611D01">
        <w:rPr>
          <w:rFonts w:ascii="Times New Roman" w:hAnsi="Times New Roman"/>
          <w:noProof/>
          <w:lang w:val="de-DE"/>
        </w:rPr>
        <w:t>. Natural Sciences and Tec</w:t>
      </w:r>
      <w:r w:rsidR="004E7235">
        <w:rPr>
          <w:rFonts w:ascii="Times New Roman" w:hAnsi="Times New Roman"/>
          <w:noProof/>
          <w:lang w:val="de-DE"/>
        </w:rPr>
        <w:t>h</w:t>
      </w:r>
      <w:r w:rsidRPr="00611D01">
        <w:rPr>
          <w:rFonts w:ascii="Times New Roman" w:hAnsi="Times New Roman"/>
          <w:noProof/>
          <w:lang w:val="de-DE"/>
        </w:rPr>
        <w:t>nology 14(3)</w:t>
      </w:r>
      <w:r w:rsidRPr="00611D01">
        <w:rPr>
          <w:rFonts w:ascii="Times New Roman" w:hAnsi="Times New Roman"/>
          <w:noProof/>
          <w:sz w:val="18"/>
          <w:lang w:val="de-DE"/>
        </w:rPr>
        <w:t>,</w:t>
      </w:r>
      <w:r w:rsidRPr="00611D01">
        <w:rPr>
          <w:rFonts w:ascii="Times New Roman" w:hAnsi="Times New Roman"/>
          <w:noProof/>
          <w:lang w:val="de-DE"/>
        </w:rPr>
        <w:t xml:space="preserve"> 176 (2017)</w:t>
      </w:r>
    </w:p>
    <w:p w14:paraId="1A2794BF" w14:textId="27E4DC21" w:rsidR="00611D01" w:rsidRPr="00611D01" w:rsidRDefault="00611D01" w:rsidP="00AD643E">
      <w:pPr>
        <w:ind w:left="284" w:hanging="284"/>
        <w:rPr>
          <w:rFonts w:ascii="Times New Roman" w:hAnsi="Times New Roman"/>
          <w:noProof/>
          <w:lang w:val="de-DE"/>
        </w:rPr>
      </w:pPr>
      <w:r w:rsidRPr="00611D01">
        <w:rPr>
          <w:rFonts w:ascii="Times New Roman" w:hAnsi="Times New Roman"/>
          <w:noProof/>
          <w:sz w:val="18"/>
          <w:lang w:val="de-DE"/>
        </w:rPr>
        <w:t>38.</w:t>
      </w:r>
      <w:r w:rsidRPr="00611D01">
        <w:rPr>
          <w:rFonts w:ascii="Times New Roman" w:hAnsi="Times New Roman"/>
          <w:noProof/>
          <w:sz w:val="18"/>
          <w:lang w:val="de-DE"/>
        </w:rPr>
        <w:tab/>
      </w:r>
      <w:r w:rsidRPr="00611D01">
        <w:rPr>
          <w:rFonts w:ascii="Times New Roman" w:hAnsi="Times New Roman"/>
          <w:noProof/>
          <w:lang w:val="de-DE"/>
        </w:rPr>
        <w:t>Przyborowski M., Tajmajer T., Grad Ł., Janusz A., Biczyk P.,</w:t>
      </w:r>
      <w:r w:rsidR="004E7235">
        <w:rPr>
          <w:rFonts w:ascii="Times New Roman" w:hAnsi="Times New Roman"/>
          <w:noProof/>
          <w:lang w:val="de-DE"/>
        </w:rPr>
        <w:t xml:space="preserve"> </w:t>
      </w:r>
      <w:r w:rsidRPr="00611D01">
        <w:rPr>
          <w:rFonts w:ascii="Times New Roman" w:hAnsi="Times New Roman"/>
          <w:noProof/>
          <w:lang w:val="de-DE"/>
        </w:rPr>
        <w:t>Ślęzak D</w:t>
      </w:r>
      <w:r w:rsidR="004E7235" w:rsidRPr="00611D01">
        <w:rPr>
          <w:rFonts w:ascii="Times New Roman" w:hAnsi="Times New Roman"/>
          <w:noProof/>
          <w:lang w:val="de-DE"/>
        </w:rPr>
        <w:t>.:</w:t>
      </w:r>
      <w:r w:rsidRPr="00611D01">
        <w:rPr>
          <w:rFonts w:ascii="Times New Roman" w:hAnsi="Times New Roman"/>
          <w:noProof/>
          <w:lang w:val="de-DE"/>
        </w:rPr>
        <w:t xml:space="preserve"> Toward machine learning on granulated data–a case of compact autoencoder-based </w:t>
      </w:r>
      <w:r w:rsidRPr="00611D01">
        <w:rPr>
          <w:rFonts w:ascii="Times New Roman" w:hAnsi="Times New Roman"/>
          <w:noProof/>
          <w:lang w:val="de-DE"/>
        </w:rPr>
        <w:lastRenderedPageBreak/>
        <w:t>representations of satellite images. In: 2018 IEEE International Conference on Big Data (Big Data),  pp. 2657-2662.IEEE</w:t>
      </w:r>
      <w:r w:rsidR="004E7235">
        <w:rPr>
          <w:rFonts w:ascii="Times New Roman" w:hAnsi="Times New Roman"/>
          <w:noProof/>
          <w:lang w:val="de-DE"/>
        </w:rPr>
        <w:t xml:space="preserve"> </w:t>
      </w:r>
      <w:r w:rsidR="004E7235" w:rsidRPr="00611D01">
        <w:rPr>
          <w:rFonts w:ascii="Times New Roman" w:hAnsi="Times New Roman"/>
          <w:noProof/>
          <w:lang w:val="de-DE"/>
        </w:rPr>
        <w:t>(2018)</w:t>
      </w:r>
    </w:p>
    <w:p w14:paraId="7B82162F" w14:textId="33AA50A7" w:rsidR="00611D01" w:rsidRPr="00611D01" w:rsidRDefault="00611D01" w:rsidP="00AD643E">
      <w:pPr>
        <w:ind w:left="284" w:hanging="284"/>
        <w:rPr>
          <w:rFonts w:ascii="Times New Roman" w:hAnsi="Times New Roman"/>
          <w:noProof/>
          <w:lang w:val="de-DE"/>
        </w:rPr>
      </w:pPr>
      <w:r w:rsidRPr="00611D01">
        <w:rPr>
          <w:rFonts w:ascii="Times New Roman" w:hAnsi="Times New Roman"/>
          <w:noProof/>
          <w:sz w:val="18"/>
          <w:lang w:val="de-DE"/>
        </w:rPr>
        <w:t>39.</w:t>
      </w:r>
      <w:r w:rsidRPr="00611D01">
        <w:rPr>
          <w:rFonts w:ascii="Times New Roman" w:hAnsi="Times New Roman"/>
          <w:noProof/>
          <w:sz w:val="18"/>
          <w:lang w:val="de-DE"/>
        </w:rPr>
        <w:tab/>
      </w:r>
      <w:r w:rsidRPr="00611D01">
        <w:rPr>
          <w:rFonts w:ascii="Times New Roman" w:hAnsi="Times New Roman"/>
          <w:noProof/>
          <w:lang w:val="de-DE"/>
        </w:rPr>
        <w:t>Kamir E., Waldner F.,</w:t>
      </w:r>
      <w:r w:rsidR="004E7235">
        <w:rPr>
          <w:rFonts w:ascii="Times New Roman" w:hAnsi="Times New Roman"/>
          <w:noProof/>
          <w:lang w:val="de-DE"/>
        </w:rPr>
        <w:t xml:space="preserve"> </w:t>
      </w:r>
      <w:r w:rsidRPr="00611D01">
        <w:rPr>
          <w:rFonts w:ascii="Times New Roman" w:hAnsi="Times New Roman"/>
          <w:noProof/>
          <w:lang w:val="de-DE"/>
        </w:rPr>
        <w:t>Hochman Z.: Estimating wheat yields in Australia using climate records, satellite image time series and machine learning methods. SPRS Journal of Photogrammetry Remote Sensing  160</w:t>
      </w:r>
      <w:r w:rsidRPr="00611D01">
        <w:rPr>
          <w:rFonts w:ascii="Times New Roman" w:hAnsi="Times New Roman"/>
          <w:noProof/>
          <w:sz w:val="18"/>
          <w:lang w:val="de-DE"/>
        </w:rPr>
        <w:t>,</w:t>
      </w:r>
      <w:r w:rsidRPr="00611D01">
        <w:rPr>
          <w:rFonts w:ascii="Times New Roman" w:hAnsi="Times New Roman"/>
          <w:noProof/>
          <w:lang w:val="de-DE"/>
        </w:rPr>
        <w:t xml:space="preserve"> 124-135 (2020)</w:t>
      </w:r>
    </w:p>
    <w:p w14:paraId="489A0F1F" w14:textId="54FB3B07" w:rsidR="00611D01" w:rsidRPr="00611D01" w:rsidRDefault="00611D01" w:rsidP="00AD643E">
      <w:pPr>
        <w:ind w:left="284" w:hanging="284"/>
        <w:rPr>
          <w:rFonts w:ascii="Times New Roman" w:hAnsi="Times New Roman"/>
          <w:noProof/>
          <w:lang w:val="de-DE"/>
        </w:rPr>
      </w:pPr>
      <w:r w:rsidRPr="00611D01">
        <w:rPr>
          <w:rFonts w:ascii="Times New Roman" w:hAnsi="Times New Roman"/>
          <w:noProof/>
          <w:sz w:val="18"/>
          <w:lang w:val="de-DE"/>
        </w:rPr>
        <w:t>40.</w:t>
      </w:r>
      <w:r w:rsidRPr="00611D01">
        <w:rPr>
          <w:rFonts w:ascii="Times New Roman" w:hAnsi="Times New Roman"/>
          <w:noProof/>
          <w:sz w:val="18"/>
          <w:lang w:val="de-DE"/>
        </w:rPr>
        <w:tab/>
      </w:r>
      <w:r w:rsidRPr="00611D01">
        <w:rPr>
          <w:rFonts w:ascii="Times New Roman" w:hAnsi="Times New Roman"/>
          <w:noProof/>
          <w:lang w:val="de-DE"/>
        </w:rPr>
        <w:t>Van Niel T.G., Mcvicar T.R.,</w:t>
      </w:r>
      <w:r w:rsidR="004E7235">
        <w:rPr>
          <w:rFonts w:ascii="Times New Roman" w:hAnsi="Times New Roman"/>
          <w:noProof/>
          <w:lang w:val="de-DE"/>
        </w:rPr>
        <w:t xml:space="preserve"> </w:t>
      </w:r>
      <w:r w:rsidRPr="00611D01">
        <w:rPr>
          <w:rFonts w:ascii="Times New Roman" w:hAnsi="Times New Roman"/>
          <w:noProof/>
          <w:lang w:val="de-DE"/>
        </w:rPr>
        <w:t>Datt B.: On the relationship between training sample size and data dimensionality: Monte Carlo analysis of broadband multi-temporal classification. Remote sensing of environment  98(4)</w:t>
      </w:r>
      <w:r w:rsidRPr="00611D01">
        <w:rPr>
          <w:rFonts w:ascii="Times New Roman" w:hAnsi="Times New Roman"/>
          <w:noProof/>
          <w:sz w:val="18"/>
          <w:lang w:val="de-DE"/>
        </w:rPr>
        <w:t>,</w:t>
      </w:r>
      <w:r w:rsidRPr="00611D01">
        <w:rPr>
          <w:rFonts w:ascii="Times New Roman" w:hAnsi="Times New Roman"/>
          <w:noProof/>
          <w:lang w:val="de-DE"/>
        </w:rPr>
        <w:t xml:space="preserve"> 468-480 (2005)</w:t>
      </w:r>
    </w:p>
    <w:p w14:paraId="5942F073" w14:textId="523EF99F" w:rsidR="00611D01" w:rsidRPr="00611D01" w:rsidRDefault="00611D01" w:rsidP="00AD643E">
      <w:pPr>
        <w:ind w:left="284" w:hanging="284"/>
        <w:rPr>
          <w:rFonts w:ascii="Times New Roman" w:hAnsi="Times New Roman"/>
          <w:noProof/>
          <w:lang w:val="de-DE"/>
        </w:rPr>
      </w:pPr>
      <w:r w:rsidRPr="00611D01">
        <w:rPr>
          <w:rFonts w:ascii="Times New Roman" w:hAnsi="Times New Roman"/>
          <w:noProof/>
          <w:sz w:val="18"/>
          <w:lang w:val="de-DE"/>
        </w:rPr>
        <w:t>41.</w:t>
      </w:r>
      <w:r w:rsidRPr="00611D01">
        <w:rPr>
          <w:rFonts w:ascii="Times New Roman" w:hAnsi="Times New Roman"/>
          <w:noProof/>
          <w:sz w:val="18"/>
          <w:lang w:val="de-DE"/>
        </w:rPr>
        <w:tab/>
      </w:r>
      <w:r w:rsidRPr="00611D01">
        <w:rPr>
          <w:rFonts w:ascii="Times New Roman" w:hAnsi="Times New Roman"/>
          <w:noProof/>
          <w:lang w:val="de-DE"/>
        </w:rPr>
        <w:t>Li C., Wang J., Wang L., Hu L.,</w:t>
      </w:r>
      <w:r w:rsidR="004E7235">
        <w:rPr>
          <w:rFonts w:ascii="Times New Roman" w:hAnsi="Times New Roman"/>
          <w:noProof/>
          <w:lang w:val="de-DE"/>
        </w:rPr>
        <w:t xml:space="preserve"> </w:t>
      </w:r>
      <w:r w:rsidRPr="00611D01">
        <w:rPr>
          <w:rFonts w:ascii="Times New Roman" w:hAnsi="Times New Roman"/>
          <w:noProof/>
          <w:lang w:val="de-DE"/>
        </w:rPr>
        <w:t>Gong P.: Comparison of classification algorithms and training sample sizes in urban land classification with Landsat thematic mapper imagery. Remote sensing  6(2)</w:t>
      </w:r>
      <w:r w:rsidRPr="00611D01">
        <w:rPr>
          <w:rFonts w:ascii="Times New Roman" w:hAnsi="Times New Roman"/>
          <w:noProof/>
          <w:sz w:val="18"/>
          <w:lang w:val="de-DE"/>
        </w:rPr>
        <w:t>,</w:t>
      </w:r>
      <w:r w:rsidRPr="00611D01">
        <w:rPr>
          <w:rFonts w:ascii="Times New Roman" w:hAnsi="Times New Roman"/>
          <w:noProof/>
          <w:lang w:val="de-DE"/>
        </w:rPr>
        <w:t xml:space="preserve"> 964-983 (2014)</w:t>
      </w:r>
    </w:p>
    <w:p w14:paraId="780F63F6" w14:textId="1086B0EF" w:rsidR="00611D01" w:rsidRPr="00611D01" w:rsidRDefault="00611D01" w:rsidP="00AD643E">
      <w:pPr>
        <w:ind w:left="284" w:hanging="284"/>
        <w:rPr>
          <w:rFonts w:ascii="Times New Roman" w:hAnsi="Times New Roman"/>
          <w:noProof/>
          <w:lang w:val="de-DE"/>
        </w:rPr>
      </w:pPr>
      <w:r w:rsidRPr="00611D01">
        <w:rPr>
          <w:rFonts w:ascii="Times New Roman" w:hAnsi="Times New Roman"/>
          <w:noProof/>
          <w:sz w:val="18"/>
          <w:lang w:val="de-DE"/>
        </w:rPr>
        <w:t>42.</w:t>
      </w:r>
      <w:r w:rsidRPr="00611D01">
        <w:rPr>
          <w:rFonts w:ascii="Times New Roman" w:hAnsi="Times New Roman"/>
          <w:noProof/>
          <w:sz w:val="18"/>
          <w:lang w:val="de-DE"/>
        </w:rPr>
        <w:tab/>
      </w:r>
      <w:r w:rsidRPr="00611D01">
        <w:rPr>
          <w:rFonts w:ascii="Times New Roman" w:hAnsi="Times New Roman"/>
          <w:noProof/>
          <w:lang w:val="de-DE"/>
        </w:rPr>
        <w:t xml:space="preserve">Huy H.A.: </w:t>
      </w:r>
      <w:r w:rsidRPr="00611D01">
        <w:rPr>
          <w:rFonts w:ascii="Times New Roman" w:hAnsi="Times New Roman"/>
          <w:noProof/>
        </w:rPr>
        <w:t>Assessment of Fractional Vegetation Cover Changes in some Urban and Sub-urban Areas of Hanoi Using Multi-spectral and Multi-temporal LANDSAT Images</w:t>
      </w:r>
      <w:r w:rsidRPr="00611D01">
        <w:rPr>
          <w:rFonts w:ascii="Times New Roman" w:hAnsi="Times New Roman"/>
          <w:noProof/>
          <w:lang w:val="de-DE"/>
        </w:rPr>
        <w:t>. Journal of Earth and Environmental Sciences (2016)</w:t>
      </w:r>
    </w:p>
    <w:p w14:paraId="017ABBB3" w14:textId="51082BFB" w:rsidR="00611D01" w:rsidRPr="00611D01" w:rsidRDefault="00611D01" w:rsidP="00AD643E">
      <w:pPr>
        <w:ind w:left="284" w:hanging="284"/>
        <w:rPr>
          <w:rFonts w:ascii="Times New Roman" w:hAnsi="Times New Roman"/>
          <w:noProof/>
          <w:lang w:val="de-DE"/>
        </w:rPr>
      </w:pPr>
      <w:r w:rsidRPr="00611D01">
        <w:rPr>
          <w:rFonts w:ascii="Times New Roman" w:hAnsi="Times New Roman"/>
          <w:noProof/>
          <w:sz w:val="18"/>
          <w:lang w:val="de-DE"/>
        </w:rPr>
        <w:t>43.</w:t>
      </w:r>
      <w:r w:rsidRPr="00611D01">
        <w:rPr>
          <w:rFonts w:ascii="Times New Roman" w:hAnsi="Times New Roman"/>
          <w:noProof/>
          <w:sz w:val="18"/>
          <w:lang w:val="de-DE"/>
        </w:rPr>
        <w:tab/>
      </w:r>
      <w:r w:rsidRPr="00611D01">
        <w:rPr>
          <w:rFonts w:ascii="Times New Roman" w:hAnsi="Times New Roman"/>
          <w:noProof/>
          <w:lang w:val="de-DE"/>
        </w:rPr>
        <w:t>Tr</w:t>
      </w:r>
      <w:r w:rsidR="008B32A4">
        <w:rPr>
          <w:rFonts w:ascii="Times New Roman" w:hAnsi="Times New Roman"/>
          <w:noProof/>
          <w:lang w:val="de-DE"/>
        </w:rPr>
        <w:t>a</w:t>
      </w:r>
      <w:r w:rsidRPr="00611D01">
        <w:rPr>
          <w:rFonts w:ascii="Times New Roman" w:hAnsi="Times New Roman"/>
          <w:noProof/>
          <w:lang w:val="de-DE"/>
        </w:rPr>
        <w:t>n T.H.Y.: Social and Cultural Changes in Rural Villages During the Urbanization Process in Hanoi. National Academy of Politics (2013)</w:t>
      </w:r>
    </w:p>
    <w:p w14:paraId="5C7F61B8" w14:textId="3A1E08D9" w:rsidR="00611D01" w:rsidRPr="00611D01" w:rsidRDefault="00611D01" w:rsidP="00AD643E">
      <w:pPr>
        <w:ind w:left="284" w:hanging="284"/>
        <w:rPr>
          <w:rFonts w:ascii="Times New Roman" w:hAnsi="Times New Roman"/>
          <w:noProof/>
          <w:lang w:val="de-DE"/>
        </w:rPr>
      </w:pPr>
      <w:r w:rsidRPr="00611D01">
        <w:rPr>
          <w:rFonts w:ascii="Times New Roman" w:hAnsi="Times New Roman"/>
          <w:noProof/>
          <w:sz w:val="18"/>
          <w:lang w:val="de-DE"/>
        </w:rPr>
        <w:t>44.</w:t>
      </w:r>
      <w:r w:rsidRPr="00611D01">
        <w:rPr>
          <w:rFonts w:ascii="Times New Roman" w:hAnsi="Times New Roman"/>
          <w:noProof/>
          <w:sz w:val="18"/>
          <w:lang w:val="de-DE"/>
        </w:rPr>
        <w:tab/>
      </w:r>
      <w:r w:rsidRPr="00611D01">
        <w:rPr>
          <w:rFonts w:ascii="Times New Roman" w:hAnsi="Times New Roman"/>
          <w:noProof/>
          <w:lang w:val="de-DE"/>
        </w:rPr>
        <w:t>V</w:t>
      </w:r>
      <w:r w:rsidR="008B32A4">
        <w:rPr>
          <w:rFonts w:ascii="Times New Roman" w:hAnsi="Times New Roman"/>
          <w:noProof/>
          <w:lang w:val="de-DE"/>
        </w:rPr>
        <w:t>a</w:t>
      </w:r>
      <w:r w:rsidRPr="00611D01">
        <w:rPr>
          <w:rFonts w:ascii="Times New Roman" w:hAnsi="Times New Roman"/>
          <w:noProof/>
          <w:lang w:val="de-DE"/>
        </w:rPr>
        <w:t>n D.V., Anh M.N.B., Mai T.P.T.</w:t>
      </w:r>
      <w:r w:rsidR="00F34CDB">
        <w:rPr>
          <w:rFonts w:ascii="Times New Roman" w:hAnsi="Times New Roman"/>
          <w:noProof/>
          <w:lang w:val="de-DE"/>
        </w:rPr>
        <w:t>:</w:t>
      </w:r>
      <w:r w:rsidR="004E7235">
        <w:rPr>
          <w:rFonts w:ascii="Times New Roman" w:hAnsi="Times New Roman"/>
          <w:noProof/>
          <w:lang w:val="de-DE"/>
        </w:rPr>
        <w:t xml:space="preserve"> </w:t>
      </w:r>
      <w:r w:rsidRPr="00611D01">
        <w:rPr>
          <w:rFonts w:ascii="Times New Roman" w:hAnsi="Times New Roman"/>
          <w:noProof/>
          <w:lang w:val="de-DE"/>
        </w:rPr>
        <w:t xml:space="preserve">Environment. </w:t>
      </w:r>
      <w:r w:rsidRPr="00611D01">
        <w:rPr>
          <w:rFonts w:ascii="Times New Roman" w:hAnsi="Times New Roman"/>
          <w:noProof/>
        </w:rPr>
        <w:t xml:space="preserve">Study on social environment </w:t>
      </w:r>
      <w:r w:rsidRPr="00AD643E">
        <w:rPr>
          <w:rFonts w:ascii="Times New Roman" w:hAnsi="Times New Roman"/>
          <w:noProof/>
        </w:rPr>
        <w:t>con</w:t>
      </w:r>
      <w:r w:rsidR="00AD643E" w:rsidRPr="00AD643E">
        <w:rPr>
          <w:rFonts w:ascii="Times New Roman" w:hAnsi="Times New Roman"/>
          <w:noProof/>
        </w:rPr>
        <w:t>fl</w:t>
      </w:r>
      <w:r w:rsidRPr="00AD643E">
        <w:rPr>
          <w:rFonts w:ascii="Times New Roman" w:hAnsi="Times New Roman"/>
          <w:noProof/>
        </w:rPr>
        <w:t>ict o</w:t>
      </w:r>
      <w:r w:rsidRPr="00611D01">
        <w:rPr>
          <w:rFonts w:ascii="Times New Roman" w:hAnsi="Times New Roman"/>
          <w:noProof/>
        </w:rPr>
        <w:t>f urban development projects in Hoan Kiem district, Hanoi city</w:t>
      </w:r>
      <w:r w:rsidRPr="00611D01">
        <w:rPr>
          <w:rFonts w:ascii="Times New Roman" w:hAnsi="Times New Roman"/>
          <w:noProof/>
          <w:lang w:val="de-DE"/>
        </w:rPr>
        <w:t>. Science Journal of Natural Resources (46)</w:t>
      </w:r>
      <w:r w:rsidRPr="00611D01">
        <w:rPr>
          <w:rFonts w:ascii="Times New Roman" w:hAnsi="Times New Roman"/>
          <w:noProof/>
          <w:sz w:val="18"/>
          <w:lang w:val="de-DE"/>
        </w:rPr>
        <w:t>,</w:t>
      </w:r>
      <w:r w:rsidRPr="00611D01">
        <w:rPr>
          <w:rFonts w:ascii="Times New Roman" w:hAnsi="Times New Roman"/>
          <w:noProof/>
          <w:lang w:val="de-DE"/>
        </w:rPr>
        <w:t xml:space="preserve"> 36-44 (2023)</w:t>
      </w:r>
    </w:p>
    <w:p w14:paraId="60EE1BEC" w14:textId="4C388517" w:rsidR="009B1D59" w:rsidRPr="00290DB4" w:rsidRDefault="00611D01" w:rsidP="00AD643E">
      <w:pPr>
        <w:ind w:left="284" w:hanging="284"/>
        <w:rPr>
          <w:rFonts w:cs="Times"/>
          <w:szCs w:val="18"/>
        </w:rPr>
      </w:pPr>
      <w:r w:rsidRPr="00611D01">
        <w:rPr>
          <w:rFonts w:ascii="Times New Roman" w:hAnsi="Times New Roman"/>
          <w:noProof/>
          <w:sz w:val="18"/>
          <w:lang w:val="de-DE"/>
        </w:rPr>
        <w:t>45.</w:t>
      </w:r>
      <w:r w:rsidRPr="00611D01">
        <w:rPr>
          <w:rFonts w:ascii="Times New Roman" w:hAnsi="Times New Roman"/>
          <w:noProof/>
          <w:sz w:val="18"/>
          <w:lang w:val="de-DE"/>
        </w:rPr>
        <w:tab/>
      </w:r>
      <w:r w:rsidRPr="00611D01">
        <w:rPr>
          <w:rFonts w:ascii="Times New Roman" w:hAnsi="Times New Roman"/>
          <w:noProof/>
          <w:lang w:val="de-DE"/>
        </w:rPr>
        <w:t>L</w:t>
      </w:r>
      <w:r w:rsidR="008B32A4">
        <w:rPr>
          <w:rFonts w:ascii="Times New Roman" w:hAnsi="Times New Roman"/>
          <w:noProof/>
          <w:lang w:val="de-DE"/>
        </w:rPr>
        <w:t>o</w:t>
      </w:r>
      <w:r w:rsidRPr="00611D01">
        <w:rPr>
          <w:rFonts w:ascii="Times New Roman" w:hAnsi="Times New Roman"/>
          <w:noProof/>
          <w:lang w:val="de-DE"/>
        </w:rPr>
        <w:t xml:space="preserve">i D.T.: </w:t>
      </w:r>
      <w:r w:rsidRPr="00611D01">
        <w:rPr>
          <w:rFonts w:ascii="Times New Roman" w:hAnsi="Times New Roman"/>
          <w:noProof/>
        </w:rPr>
        <w:t>Research on the role of green space in reducing the impact of urban heat island in Hanoi city</w:t>
      </w:r>
      <w:r w:rsidRPr="00611D01">
        <w:rPr>
          <w:rFonts w:ascii="Times New Roman" w:hAnsi="Times New Roman"/>
          <w:noProof/>
          <w:lang w:val="de-DE"/>
        </w:rPr>
        <w:t>. Journal of Science Technology  228(02)</w:t>
      </w:r>
      <w:r w:rsidRPr="00611D01">
        <w:rPr>
          <w:rFonts w:ascii="Times New Roman" w:hAnsi="Times New Roman"/>
          <w:noProof/>
          <w:sz w:val="18"/>
          <w:lang w:val="de-DE"/>
        </w:rPr>
        <w:t>,</w:t>
      </w:r>
      <w:r w:rsidRPr="00611D01">
        <w:rPr>
          <w:rFonts w:ascii="Times New Roman" w:hAnsi="Times New Roman"/>
          <w:noProof/>
          <w:lang w:val="de-DE"/>
        </w:rPr>
        <w:t xml:space="preserve"> 280-288 (2023)</w:t>
      </w:r>
      <w:r w:rsidR="008436AE" w:rsidRPr="00DC3B5D">
        <w:rPr>
          <w:rFonts w:cs="Times"/>
          <w:szCs w:val="18"/>
        </w:rPr>
        <w:fldChar w:fldCharType="end"/>
      </w:r>
    </w:p>
    <w:sectPr w:rsidR="009B1D59" w:rsidRPr="00290DB4" w:rsidSect="00CE7917">
      <w:type w:val="continuous"/>
      <w:pgSz w:w="11907" w:h="16840" w:code="9"/>
      <w:pgMar w:top="2948" w:right="2495" w:bottom="2948" w:left="2495" w:header="2381" w:footer="1389" w:gutter="0"/>
      <w:cols w:space="720"/>
      <w:noEndnote/>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46081C9" w14:textId="77777777" w:rsidR="003C3286" w:rsidRDefault="003C3286">
      <w:r>
        <w:separator/>
      </w:r>
    </w:p>
  </w:endnote>
  <w:endnote w:type="continuationSeparator" w:id="0">
    <w:p w14:paraId="2D9B510C" w14:textId="77777777" w:rsidR="003C3286" w:rsidRDefault="003C32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ms Rmn">
    <w:altName w:val="Times New Roman"/>
    <w:panose1 w:val="02020603040505020304"/>
    <w:charset w:val="00"/>
    <w:family w:val="roman"/>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w:altName w:val="Courier New"/>
    <w:panose1 w:val="02070409020205020404"/>
    <w:charset w:val="00"/>
    <w:family w:val="auto"/>
    <w:pitch w:val="variable"/>
    <w:sig w:usb0="00000003"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2D6E12D" w14:textId="77777777" w:rsidR="003C3286" w:rsidRDefault="003C3286">
      <w:r>
        <w:separator/>
      </w:r>
    </w:p>
  </w:footnote>
  <w:footnote w:type="continuationSeparator" w:id="0">
    <w:p w14:paraId="0DEB1B3F" w14:textId="77777777" w:rsidR="003C3286" w:rsidRDefault="003C328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FB"/>
    <w:multiLevelType w:val="multilevel"/>
    <w:tmpl w:val="0FE4D956"/>
    <w:lvl w:ilvl="0">
      <w:numFmt w:val="none"/>
      <w:lvlText w:val=""/>
      <w:lvlJc w:val="left"/>
    </w:lvl>
    <w:lvl w:ilvl="1">
      <w:numFmt w:val="none"/>
      <w:lvlText w:val=""/>
      <w:lvlJc w:val="left"/>
    </w:lvl>
    <w:lvl w:ilvl="2">
      <w:numFmt w:val="none"/>
      <w:lvlText w:val=""/>
      <w:lvlJc w:val="left"/>
    </w:lvl>
    <w:lvl w:ilvl="3">
      <w:numFmt w:val="decimal"/>
      <w:pStyle w:val="Heading4"/>
      <w:lvlText w:val="%4"/>
      <w:legacy w:legacy="1" w:legacySpace="0" w:legacyIndent="0"/>
      <w:lvlJc w:val="left"/>
      <w:rPr>
        <w:rFonts w:ascii="Tms Rmn" w:hAnsi="Tms Rmn" w:hint="default"/>
      </w:rPr>
    </w:lvl>
    <w:lvl w:ilvl="4">
      <w:numFmt w:val="decimal"/>
      <w:pStyle w:val="Heading5"/>
      <w:lvlText w:val="%5"/>
      <w:legacy w:legacy="1" w:legacySpace="0" w:legacyIndent="0"/>
      <w:lvlJc w:val="left"/>
      <w:rPr>
        <w:rFonts w:ascii="Tms Rmn" w:hAnsi="Tms Rmn" w:hint="default"/>
      </w:rPr>
    </w:lvl>
    <w:lvl w:ilvl="5">
      <w:numFmt w:val="decimal"/>
      <w:pStyle w:val="Heading6"/>
      <w:lvlText w:val="%6"/>
      <w:legacy w:legacy="1" w:legacySpace="0" w:legacyIndent="0"/>
      <w:lvlJc w:val="left"/>
      <w:rPr>
        <w:rFonts w:ascii="Tms Rmn" w:hAnsi="Tms Rmn" w:hint="default"/>
      </w:rPr>
    </w:lvl>
    <w:lvl w:ilvl="6">
      <w:numFmt w:val="decimal"/>
      <w:pStyle w:val="Heading7"/>
      <w:lvlText w:val="%7"/>
      <w:legacy w:legacy="1" w:legacySpace="0" w:legacyIndent="0"/>
      <w:lvlJc w:val="left"/>
      <w:rPr>
        <w:rFonts w:ascii="Tms Rmn" w:hAnsi="Tms Rmn" w:hint="default"/>
      </w:rPr>
    </w:lvl>
    <w:lvl w:ilvl="7">
      <w:numFmt w:val="decimal"/>
      <w:pStyle w:val="Heading8"/>
      <w:lvlText w:val="%8"/>
      <w:legacy w:legacy="1" w:legacySpace="0" w:legacyIndent="0"/>
      <w:lvlJc w:val="left"/>
      <w:rPr>
        <w:rFonts w:ascii="Tms Rmn" w:hAnsi="Tms Rmn" w:hint="default"/>
      </w:rPr>
    </w:lvl>
    <w:lvl w:ilvl="8">
      <w:numFmt w:val="decimal"/>
      <w:pStyle w:val="Heading9"/>
      <w:lvlText w:val="%9"/>
      <w:legacy w:legacy="1" w:legacySpace="0" w:legacyIndent="0"/>
      <w:lvlJc w:val="left"/>
      <w:rPr>
        <w:rFonts w:ascii="Tms Rmn" w:hAnsi="Tms Rmn" w:hint="default"/>
      </w:rPr>
    </w:lvl>
  </w:abstractNum>
  <w:abstractNum w:abstractNumId="1" w15:restartNumberingAfterBreak="0">
    <w:nsid w:val="1F397F84"/>
    <w:multiLevelType w:val="multilevel"/>
    <w:tmpl w:val="77162394"/>
    <w:styleLink w:val="itemization1"/>
    <w:lvl w:ilvl="0">
      <w:start w:val="1"/>
      <w:numFmt w:val="bullet"/>
      <w:pStyle w:val="bulletitem"/>
      <w:lvlText w:val=""/>
      <w:lvlJc w:val="left"/>
      <w:pPr>
        <w:tabs>
          <w:tab w:val="num" w:pos="227"/>
        </w:tabs>
        <w:ind w:left="227" w:hanging="227"/>
      </w:pPr>
      <w:rPr>
        <w:rFonts w:ascii="Symbol" w:hAnsi="Symbol" w:hint="default"/>
      </w:rPr>
    </w:lvl>
    <w:lvl w:ilvl="1">
      <w:start w:val="1"/>
      <w:numFmt w:val="bullet"/>
      <w:lvlText w:val="─"/>
      <w:lvlJc w:val="left"/>
      <w:pPr>
        <w:tabs>
          <w:tab w:val="num" w:pos="454"/>
        </w:tabs>
        <w:ind w:left="454" w:hanging="227"/>
      </w:pPr>
      <w:rPr>
        <w:rFonts w:ascii="Times New Roman" w:hAnsi="Times New Roman" w:cs="Times New Roman" w:hint="default"/>
      </w:rPr>
    </w:lvl>
    <w:lvl w:ilvl="2">
      <w:start w:val="1"/>
      <w:numFmt w:val="bullet"/>
      <w:lvlText w:val="o"/>
      <w:lvlJc w:val="left"/>
      <w:pPr>
        <w:tabs>
          <w:tab w:val="num" w:pos="680"/>
        </w:tabs>
        <w:ind w:left="680" w:hanging="226"/>
      </w:pPr>
      <w:rPr>
        <w:rFonts w:ascii="Courier New" w:hAnsi="Courier New" w:hint="default"/>
      </w:rPr>
    </w:lvl>
    <w:lvl w:ilvl="3">
      <w:start w:val="1"/>
      <w:numFmt w:val="bullet"/>
      <w:lvlText w:val=""/>
      <w:lvlJc w:val="left"/>
      <w:pPr>
        <w:tabs>
          <w:tab w:val="num" w:pos="907"/>
        </w:tabs>
        <w:ind w:left="907" w:hanging="227"/>
      </w:pPr>
      <w:rPr>
        <w:rFonts w:ascii="Wingdings" w:hAnsi="Wingdings" w:hint="default"/>
      </w:rPr>
    </w:lvl>
    <w:lvl w:ilvl="4">
      <w:start w:val="1"/>
      <w:numFmt w:val="bullet"/>
      <w:lvlText w:val="o"/>
      <w:lvlJc w:val="left"/>
      <w:pPr>
        <w:tabs>
          <w:tab w:val="num" w:pos="1134"/>
        </w:tabs>
        <w:ind w:left="1134" w:hanging="227"/>
      </w:pPr>
      <w:rPr>
        <w:rFonts w:ascii="Courier New" w:hAnsi="Courier New" w:hint="default"/>
      </w:rPr>
    </w:lvl>
    <w:lvl w:ilvl="5">
      <w:start w:val="1"/>
      <w:numFmt w:val="bullet"/>
      <w:lvlText w:val=""/>
      <w:lvlJc w:val="left"/>
      <w:pPr>
        <w:tabs>
          <w:tab w:val="num" w:pos="1361"/>
        </w:tabs>
        <w:ind w:left="1361" w:hanging="227"/>
      </w:pPr>
      <w:rPr>
        <w:rFonts w:ascii="Wingdings" w:hAnsi="Wingdings"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o"/>
      <w:lvlJc w:val="left"/>
      <w:pPr>
        <w:tabs>
          <w:tab w:val="num" w:pos="1814"/>
        </w:tabs>
        <w:ind w:left="1814" w:hanging="226"/>
      </w:pPr>
      <w:rPr>
        <w:rFonts w:ascii="Courier New" w:hAnsi="Courier New" w:hint="default"/>
      </w:rPr>
    </w:lvl>
    <w:lvl w:ilvl="8">
      <w:start w:val="1"/>
      <w:numFmt w:val="bullet"/>
      <w:lvlText w:val=""/>
      <w:lvlJc w:val="left"/>
      <w:pPr>
        <w:tabs>
          <w:tab w:val="num" w:pos="2041"/>
        </w:tabs>
        <w:ind w:left="2041" w:hanging="227"/>
      </w:pPr>
      <w:rPr>
        <w:rFonts w:ascii="Wingdings" w:hAnsi="Wingdings" w:hint="default"/>
      </w:rPr>
    </w:lvl>
  </w:abstractNum>
  <w:abstractNum w:abstractNumId="2" w15:restartNumberingAfterBreak="0">
    <w:nsid w:val="33BF5470"/>
    <w:multiLevelType w:val="singleLevel"/>
    <w:tmpl w:val="6F4E66F0"/>
    <w:lvl w:ilvl="0">
      <w:start w:val="1"/>
      <w:numFmt w:val="decimal"/>
      <w:lvlText w:val="%1."/>
      <w:legacy w:legacy="1" w:legacySpace="0" w:legacyIndent="227"/>
      <w:lvlJc w:val="left"/>
      <w:pPr>
        <w:ind w:left="227" w:hanging="227"/>
      </w:pPr>
    </w:lvl>
  </w:abstractNum>
  <w:abstractNum w:abstractNumId="3" w15:restartNumberingAfterBreak="0">
    <w:nsid w:val="368B36D6"/>
    <w:multiLevelType w:val="hybridMultilevel"/>
    <w:tmpl w:val="6F4E66F0"/>
    <w:lvl w:ilvl="0" w:tplc="0407000F">
      <w:start w:val="1"/>
      <w:numFmt w:val="decimal"/>
      <w:lvlText w:val="%1."/>
      <w:lvlJc w:val="left"/>
      <w:pPr>
        <w:tabs>
          <w:tab w:val="num" w:pos="720"/>
        </w:tabs>
        <w:ind w:left="720" w:hanging="36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4" w15:restartNumberingAfterBreak="0">
    <w:nsid w:val="372304DF"/>
    <w:multiLevelType w:val="multilevel"/>
    <w:tmpl w:val="3E4E97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3457E04"/>
    <w:multiLevelType w:val="multilevel"/>
    <w:tmpl w:val="8D0CAF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726201C"/>
    <w:multiLevelType w:val="multilevel"/>
    <w:tmpl w:val="21E00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F2A25A7"/>
    <w:multiLevelType w:val="hybridMultilevel"/>
    <w:tmpl w:val="833C2DF8"/>
    <w:lvl w:ilvl="0" w:tplc="EB723234">
      <w:start w:val="2"/>
      <w:numFmt w:val="bullet"/>
      <w:lvlText w:val="-"/>
      <w:lvlJc w:val="left"/>
      <w:pPr>
        <w:ind w:left="720" w:hanging="360"/>
      </w:pPr>
      <w:rPr>
        <w:rFonts w:ascii="Times" w:eastAsia="Times New Roman" w:hAnsi="Times" w:cs="Time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D9521C8"/>
    <w:multiLevelType w:val="multilevel"/>
    <w:tmpl w:val="F35CB8F2"/>
    <w:styleLink w:val="referencelist"/>
    <w:lvl w:ilvl="0">
      <w:start w:val="1"/>
      <w:numFmt w:val="decimal"/>
      <w:lvlText w:val="%1."/>
      <w:lvlJc w:val="right"/>
      <w:pPr>
        <w:tabs>
          <w:tab w:val="num" w:pos="341"/>
        </w:tabs>
        <w:ind w:left="341" w:hanging="114"/>
      </w:pPr>
      <w:rPr>
        <w:rFonts w:hint="default"/>
      </w:rPr>
    </w:lvl>
    <w:lvl w:ilvl="1">
      <w:start w:val="1"/>
      <w:numFmt w:val="lowerLetter"/>
      <w:lvlText w:val="%2."/>
      <w:lvlJc w:val="left"/>
      <w:pPr>
        <w:tabs>
          <w:tab w:val="num" w:pos="1896"/>
        </w:tabs>
        <w:ind w:left="1896" w:hanging="360"/>
      </w:pPr>
      <w:rPr>
        <w:rFonts w:hint="default"/>
      </w:rPr>
    </w:lvl>
    <w:lvl w:ilvl="2">
      <w:start w:val="1"/>
      <w:numFmt w:val="lowerRoman"/>
      <w:lvlText w:val="%3."/>
      <w:lvlJc w:val="right"/>
      <w:pPr>
        <w:tabs>
          <w:tab w:val="num" w:pos="2616"/>
        </w:tabs>
        <w:ind w:left="2616" w:hanging="180"/>
      </w:pPr>
      <w:rPr>
        <w:rFonts w:hint="default"/>
      </w:rPr>
    </w:lvl>
    <w:lvl w:ilvl="3">
      <w:start w:val="1"/>
      <w:numFmt w:val="decimal"/>
      <w:lvlText w:val="%4."/>
      <w:lvlJc w:val="left"/>
      <w:pPr>
        <w:tabs>
          <w:tab w:val="num" w:pos="3336"/>
        </w:tabs>
        <w:ind w:left="3336" w:hanging="360"/>
      </w:pPr>
      <w:rPr>
        <w:rFonts w:hint="default"/>
      </w:rPr>
    </w:lvl>
    <w:lvl w:ilvl="4">
      <w:start w:val="1"/>
      <w:numFmt w:val="lowerLetter"/>
      <w:lvlText w:val="%5."/>
      <w:lvlJc w:val="left"/>
      <w:pPr>
        <w:tabs>
          <w:tab w:val="num" w:pos="4056"/>
        </w:tabs>
        <w:ind w:left="4056" w:hanging="360"/>
      </w:pPr>
      <w:rPr>
        <w:rFonts w:hint="default"/>
      </w:rPr>
    </w:lvl>
    <w:lvl w:ilvl="5">
      <w:start w:val="1"/>
      <w:numFmt w:val="lowerRoman"/>
      <w:lvlText w:val="%6."/>
      <w:lvlJc w:val="right"/>
      <w:pPr>
        <w:tabs>
          <w:tab w:val="num" w:pos="4776"/>
        </w:tabs>
        <w:ind w:left="4776" w:hanging="180"/>
      </w:pPr>
      <w:rPr>
        <w:rFonts w:hint="default"/>
      </w:rPr>
    </w:lvl>
    <w:lvl w:ilvl="6">
      <w:start w:val="1"/>
      <w:numFmt w:val="decimal"/>
      <w:lvlText w:val="%7."/>
      <w:lvlJc w:val="left"/>
      <w:pPr>
        <w:tabs>
          <w:tab w:val="num" w:pos="5496"/>
        </w:tabs>
        <w:ind w:left="5496" w:hanging="360"/>
      </w:pPr>
      <w:rPr>
        <w:rFonts w:hint="default"/>
      </w:rPr>
    </w:lvl>
    <w:lvl w:ilvl="7">
      <w:start w:val="1"/>
      <w:numFmt w:val="lowerLetter"/>
      <w:lvlText w:val="%8."/>
      <w:lvlJc w:val="left"/>
      <w:pPr>
        <w:tabs>
          <w:tab w:val="num" w:pos="6216"/>
        </w:tabs>
        <w:ind w:left="6216" w:hanging="360"/>
      </w:pPr>
      <w:rPr>
        <w:rFonts w:hint="default"/>
      </w:rPr>
    </w:lvl>
    <w:lvl w:ilvl="8">
      <w:start w:val="1"/>
      <w:numFmt w:val="lowerRoman"/>
      <w:lvlText w:val="%9."/>
      <w:lvlJc w:val="right"/>
      <w:pPr>
        <w:tabs>
          <w:tab w:val="num" w:pos="6936"/>
        </w:tabs>
        <w:ind w:left="6936" w:hanging="180"/>
      </w:pPr>
      <w:rPr>
        <w:rFonts w:hint="default"/>
      </w:rPr>
    </w:lvl>
  </w:abstractNum>
  <w:num w:numId="1" w16cid:durableId="519857763">
    <w:abstractNumId w:val="0"/>
  </w:num>
  <w:num w:numId="2" w16cid:durableId="22025582">
    <w:abstractNumId w:val="3"/>
  </w:num>
  <w:num w:numId="3" w16cid:durableId="2030527680">
    <w:abstractNumId w:val="2"/>
  </w:num>
  <w:num w:numId="4" w16cid:durableId="1907108369">
    <w:abstractNumId w:val="1"/>
  </w:num>
  <w:num w:numId="5" w16cid:durableId="64108569">
    <w:abstractNumId w:val="8"/>
  </w:num>
  <w:num w:numId="6" w16cid:durableId="1847591936">
    <w:abstractNumId w:val="0"/>
  </w:num>
  <w:num w:numId="7" w16cid:durableId="907181807">
    <w:abstractNumId w:val="0"/>
  </w:num>
  <w:num w:numId="8" w16cid:durableId="662856531">
    <w:abstractNumId w:val="7"/>
  </w:num>
  <w:num w:numId="9" w16cid:durableId="1800101813">
    <w:abstractNumId w:val="6"/>
  </w:num>
  <w:num w:numId="10" w16cid:durableId="1270822514">
    <w:abstractNumId w:val="5"/>
  </w:num>
  <w:num w:numId="11" w16cid:durableId="162209592">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Tung Dao">
    <w15:presenceInfo w15:providerId="Windows Live" w15:userId="fb66d9bd00fb5db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4"/>
  <w:mirrorMargins/>
  <w:hideSpellingErrors/>
  <w:hideGrammaticalError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09"/>
  <w:hyphenationZone w:val="425"/>
  <w:evenAndOddHeaders/>
  <w:drawingGridHorizontalSpacing w:val="120"/>
  <w:drawingGridVerticalSpacing w:val="120"/>
  <w:displayVerticalDrawingGridEvery w:val="0"/>
  <w:doNotUseMarginsForDrawingGridOrigin/>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BgJDCzMzCzMDIxNDEyUdpeDU4uLM/DyQAnPDWgAzl4n2LQAAAA=="/>
    <w:docVar w:name="EN.InstantFormat" w:val="&lt;ENInstantFormat&gt;&lt;Enabled&gt;1&lt;/Enabled&gt;&lt;ScanUnformatted&gt;0&lt;/ScanUnformatted&gt;&lt;ScanChanges&gt;1&lt;/ScanChanges&gt;&lt;Suspended&gt;0&lt;/Suspended&gt;&lt;/ENInstantFormat&gt;"/>
    <w:docVar w:name="EN.Layout" w:val="&lt;ENLayout&gt;&lt;Style&gt;Numbered Copy&lt;/Style&gt;&lt;LeftDelim&gt;{&lt;/LeftDelim&gt;&lt;RightDelim&gt;}&lt;/RightDelim&gt;&lt;FontName&gt;Times New Roman&lt;/FontName&gt;&lt;FontSize&gt;9&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fxxw2zfrispf9ceaaeyve9enre92vx5pf9pw&quot;&gt;htqt tung&lt;record-ids&gt;&lt;item&gt;1795&lt;/item&gt;&lt;item&gt;1798&lt;/item&gt;&lt;item&gt;1799&lt;/item&gt;&lt;item&gt;1806&lt;/item&gt;&lt;item&gt;1808&lt;/item&gt;&lt;item&gt;1810&lt;/item&gt;&lt;item&gt;1812&lt;/item&gt;&lt;item&gt;1814&lt;/item&gt;&lt;item&gt;1816&lt;/item&gt;&lt;item&gt;1818&lt;/item&gt;&lt;item&gt;1820&lt;/item&gt;&lt;item&gt;1822&lt;/item&gt;&lt;item&gt;1824&lt;/item&gt;&lt;item&gt;1828&lt;/item&gt;&lt;item&gt;1830&lt;/item&gt;&lt;item&gt;1832&lt;/item&gt;&lt;item&gt;1834&lt;/item&gt;&lt;item&gt;1836&lt;/item&gt;&lt;item&gt;1838&lt;/item&gt;&lt;item&gt;1840&lt;/item&gt;&lt;item&gt;1842&lt;/item&gt;&lt;item&gt;1846&lt;/item&gt;&lt;item&gt;1848&lt;/item&gt;&lt;item&gt;1850&lt;/item&gt;&lt;item&gt;1853&lt;/item&gt;&lt;item&gt;1855&lt;/item&gt;&lt;item&gt;1859&lt;/item&gt;&lt;item&gt;1863&lt;/item&gt;&lt;item&gt;1865&lt;/item&gt;&lt;item&gt;1867&lt;/item&gt;&lt;item&gt;1871&lt;/item&gt;&lt;item&gt;1873&lt;/item&gt;&lt;item&gt;1874&lt;/item&gt;&lt;item&gt;1899&lt;/item&gt;&lt;item&gt;2034&lt;/item&gt;&lt;item&gt;2035&lt;/item&gt;&lt;item&gt;2036&lt;/item&gt;&lt;item&gt;2037&lt;/item&gt;&lt;item&gt;2038&lt;/item&gt;&lt;item&gt;2039&lt;/item&gt;&lt;item&gt;2040&lt;/item&gt;&lt;item&gt;2041&lt;/item&gt;&lt;item&gt;2042&lt;/item&gt;&lt;item&gt;2043&lt;/item&gt;&lt;item&gt;2044&lt;/item&gt;&lt;/record-ids&gt;&lt;/item&gt;&lt;/Libraries&gt;"/>
  </w:docVars>
  <w:rsids>
    <w:rsidRoot w:val="009942DC"/>
    <w:rsid w:val="000003B1"/>
    <w:rsid w:val="000009AD"/>
    <w:rsid w:val="0000274E"/>
    <w:rsid w:val="0001038D"/>
    <w:rsid w:val="00010ABB"/>
    <w:rsid w:val="00013CEB"/>
    <w:rsid w:val="000144B7"/>
    <w:rsid w:val="00014D76"/>
    <w:rsid w:val="0001569C"/>
    <w:rsid w:val="00016C7B"/>
    <w:rsid w:val="00017F5E"/>
    <w:rsid w:val="00022EE9"/>
    <w:rsid w:val="00025DC1"/>
    <w:rsid w:val="000336D1"/>
    <w:rsid w:val="0003662C"/>
    <w:rsid w:val="00036B70"/>
    <w:rsid w:val="00037BE2"/>
    <w:rsid w:val="00040D46"/>
    <w:rsid w:val="00043A68"/>
    <w:rsid w:val="0004691A"/>
    <w:rsid w:val="000504AE"/>
    <w:rsid w:val="00050B9D"/>
    <w:rsid w:val="00050DFE"/>
    <w:rsid w:val="00053BA6"/>
    <w:rsid w:val="00053C6A"/>
    <w:rsid w:val="00055082"/>
    <w:rsid w:val="000557F9"/>
    <w:rsid w:val="0006034F"/>
    <w:rsid w:val="00064490"/>
    <w:rsid w:val="000645F1"/>
    <w:rsid w:val="00066A73"/>
    <w:rsid w:val="00070370"/>
    <w:rsid w:val="00071910"/>
    <w:rsid w:val="00073019"/>
    <w:rsid w:val="00073EEE"/>
    <w:rsid w:val="0008198F"/>
    <w:rsid w:val="00083489"/>
    <w:rsid w:val="0009150A"/>
    <w:rsid w:val="00091B46"/>
    <w:rsid w:val="00091D09"/>
    <w:rsid w:val="00091D0C"/>
    <w:rsid w:val="0009349F"/>
    <w:rsid w:val="00094440"/>
    <w:rsid w:val="00096152"/>
    <w:rsid w:val="000A51D9"/>
    <w:rsid w:val="000A52C8"/>
    <w:rsid w:val="000A6732"/>
    <w:rsid w:val="000B1D36"/>
    <w:rsid w:val="000B25DC"/>
    <w:rsid w:val="000B34EE"/>
    <w:rsid w:val="000B41EC"/>
    <w:rsid w:val="000B5DC4"/>
    <w:rsid w:val="000B7432"/>
    <w:rsid w:val="000C14FC"/>
    <w:rsid w:val="000C3777"/>
    <w:rsid w:val="000C5AE8"/>
    <w:rsid w:val="000C6B24"/>
    <w:rsid w:val="000D3F69"/>
    <w:rsid w:val="000D580B"/>
    <w:rsid w:val="000D5B34"/>
    <w:rsid w:val="000D5B8D"/>
    <w:rsid w:val="000D690B"/>
    <w:rsid w:val="000E1F85"/>
    <w:rsid w:val="000E4EF4"/>
    <w:rsid w:val="000E5273"/>
    <w:rsid w:val="000E5BF3"/>
    <w:rsid w:val="000E648F"/>
    <w:rsid w:val="000E6858"/>
    <w:rsid w:val="000E731D"/>
    <w:rsid w:val="000F356A"/>
    <w:rsid w:val="000F5117"/>
    <w:rsid w:val="000F5DC4"/>
    <w:rsid w:val="0010055E"/>
    <w:rsid w:val="00102381"/>
    <w:rsid w:val="0010269B"/>
    <w:rsid w:val="001050B8"/>
    <w:rsid w:val="001065AB"/>
    <w:rsid w:val="00106C68"/>
    <w:rsid w:val="00107E44"/>
    <w:rsid w:val="001104F0"/>
    <w:rsid w:val="00111336"/>
    <w:rsid w:val="00111F41"/>
    <w:rsid w:val="001128D6"/>
    <w:rsid w:val="0011371D"/>
    <w:rsid w:val="00117D21"/>
    <w:rsid w:val="001203B9"/>
    <w:rsid w:val="00122BC4"/>
    <w:rsid w:val="001235CC"/>
    <w:rsid w:val="00123C0A"/>
    <w:rsid w:val="001242F7"/>
    <w:rsid w:val="001263EC"/>
    <w:rsid w:val="00130301"/>
    <w:rsid w:val="00130987"/>
    <w:rsid w:val="001310EC"/>
    <w:rsid w:val="001341C4"/>
    <w:rsid w:val="00134E3E"/>
    <w:rsid w:val="001361A5"/>
    <w:rsid w:val="0013775E"/>
    <w:rsid w:val="00137F41"/>
    <w:rsid w:val="00142577"/>
    <w:rsid w:val="001440DF"/>
    <w:rsid w:val="001442E2"/>
    <w:rsid w:val="0014466E"/>
    <w:rsid w:val="00146687"/>
    <w:rsid w:val="00147478"/>
    <w:rsid w:val="001522AE"/>
    <w:rsid w:val="001545CC"/>
    <w:rsid w:val="001564BC"/>
    <w:rsid w:val="00157B21"/>
    <w:rsid w:val="00160656"/>
    <w:rsid w:val="0016155F"/>
    <w:rsid w:val="0016180B"/>
    <w:rsid w:val="00162DC8"/>
    <w:rsid w:val="00163EB5"/>
    <w:rsid w:val="0016413E"/>
    <w:rsid w:val="00164A72"/>
    <w:rsid w:val="00165C6D"/>
    <w:rsid w:val="0017108C"/>
    <w:rsid w:val="00171B9E"/>
    <w:rsid w:val="00174282"/>
    <w:rsid w:val="00174302"/>
    <w:rsid w:val="00180491"/>
    <w:rsid w:val="00180894"/>
    <w:rsid w:val="001858A9"/>
    <w:rsid w:val="001878A9"/>
    <w:rsid w:val="001926A0"/>
    <w:rsid w:val="001958C9"/>
    <w:rsid w:val="001968CC"/>
    <w:rsid w:val="00197CE2"/>
    <w:rsid w:val="001A0581"/>
    <w:rsid w:val="001A312C"/>
    <w:rsid w:val="001A727E"/>
    <w:rsid w:val="001B049F"/>
    <w:rsid w:val="001B4150"/>
    <w:rsid w:val="001B6A3F"/>
    <w:rsid w:val="001B7865"/>
    <w:rsid w:val="001C1309"/>
    <w:rsid w:val="001C2D11"/>
    <w:rsid w:val="001C70C8"/>
    <w:rsid w:val="001C7E81"/>
    <w:rsid w:val="001D0848"/>
    <w:rsid w:val="001D0D2C"/>
    <w:rsid w:val="001D3036"/>
    <w:rsid w:val="001D3C5F"/>
    <w:rsid w:val="001D5B10"/>
    <w:rsid w:val="001D6BAC"/>
    <w:rsid w:val="001E14DB"/>
    <w:rsid w:val="001E2B8E"/>
    <w:rsid w:val="001E3165"/>
    <w:rsid w:val="001E6A5C"/>
    <w:rsid w:val="001F2488"/>
    <w:rsid w:val="001F2529"/>
    <w:rsid w:val="001F2535"/>
    <w:rsid w:val="001F4806"/>
    <w:rsid w:val="001F6830"/>
    <w:rsid w:val="001F783F"/>
    <w:rsid w:val="00203798"/>
    <w:rsid w:val="00206A70"/>
    <w:rsid w:val="00212F3B"/>
    <w:rsid w:val="00216128"/>
    <w:rsid w:val="00217B9C"/>
    <w:rsid w:val="00220ACD"/>
    <w:rsid w:val="002227CF"/>
    <w:rsid w:val="00226A3A"/>
    <w:rsid w:val="00230C1D"/>
    <w:rsid w:val="00232526"/>
    <w:rsid w:val="002325F7"/>
    <w:rsid w:val="00234082"/>
    <w:rsid w:val="002345AF"/>
    <w:rsid w:val="00234A28"/>
    <w:rsid w:val="002361DC"/>
    <w:rsid w:val="00236378"/>
    <w:rsid w:val="00236E74"/>
    <w:rsid w:val="002402FC"/>
    <w:rsid w:val="0024058D"/>
    <w:rsid w:val="00247C80"/>
    <w:rsid w:val="0025269A"/>
    <w:rsid w:val="00252BAB"/>
    <w:rsid w:val="002532FA"/>
    <w:rsid w:val="00262962"/>
    <w:rsid w:val="00263EE9"/>
    <w:rsid w:val="00264378"/>
    <w:rsid w:val="0026444A"/>
    <w:rsid w:val="0026548E"/>
    <w:rsid w:val="00265659"/>
    <w:rsid w:val="00266460"/>
    <w:rsid w:val="00271818"/>
    <w:rsid w:val="00272336"/>
    <w:rsid w:val="00272398"/>
    <w:rsid w:val="00273624"/>
    <w:rsid w:val="002760D8"/>
    <w:rsid w:val="002768A5"/>
    <w:rsid w:val="00277E55"/>
    <w:rsid w:val="00277E67"/>
    <w:rsid w:val="00281078"/>
    <w:rsid w:val="00283B75"/>
    <w:rsid w:val="00284E15"/>
    <w:rsid w:val="00286E63"/>
    <w:rsid w:val="00287D21"/>
    <w:rsid w:val="00290DB4"/>
    <w:rsid w:val="00292B4B"/>
    <w:rsid w:val="00292BA0"/>
    <w:rsid w:val="00295E5A"/>
    <w:rsid w:val="0029665C"/>
    <w:rsid w:val="002A1317"/>
    <w:rsid w:val="002A32AD"/>
    <w:rsid w:val="002A3EE9"/>
    <w:rsid w:val="002A426E"/>
    <w:rsid w:val="002A6802"/>
    <w:rsid w:val="002B101E"/>
    <w:rsid w:val="002B5198"/>
    <w:rsid w:val="002B74DA"/>
    <w:rsid w:val="002C4B77"/>
    <w:rsid w:val="002C626C"/>
    <w:rsid w:val="002D424F"/>
    <w:rsid w:val="002D53D2"/>
    <w:rsid w:val="002D6AA2"/>
    <w:rsid w:val="002E142D"/>
    <w:rsid w:val="002E1F46"/>
    <w:rsid w:val="002E2C44"/>
    <w:rsid w:val="002E384D"/>
    <w:rsid w:val="002E592A"/>
    <w:rsid w:val="002E5B11"/>
    <w:rsid w:val="002E6091"/>
    <w:rsid w:val="002E7098"/>
    <w:rsid w:val="002F1642"/>
    <w:rsid w:val="002F275D"/>
    <w:rsid w:val="002F33B3"/>
    <w:rsid w:val="002F43EE"/>
    <w:rsid w:val="002F5D8C"/>
    <w:rsid w:val="002F7D25"/>
    <w:rsid w:val="00300B81"/>
    <w:rsid w:val="00300D65"/>
    <w:rsid w:val="003025AE"/>
    <w:rsid w:val="003115C1"/>
    <w:rsid w:val="00313506"/>
    <w:rsid w:val="00316A11"/>
    <w:rsid w:val="00320ADD"/>
    <w:rsid w:val="00321759"/>
    <w:rsid w:val="00321976"/>
    <w:rsid w:val="0032617A"/>
    <w:rsid w:val="00326C6F"/>
    <w:rsid w:val="00327608"/>
    <w:rsid w:val="003318F5"/>
    <w:rsid w:val="003320CA"/>
    <w:rsid w:val="0033684D"/>
    <w:rsid w:val="00336A02"/>
    <w:rsid w:val="00341407"/>
    <w:rsid w:val="00341795"/>
    <w:rsid w:val="003459B9"/>
    <w:rsid w:val="00351EC9"/>
    <w:rsid w:val="00354EB5"/>
    <w:rsid w:val="0035558D"/>
    <w:rsid w:val="00355E59"/>
    <w:rsid w:val="00360945"/>
    <w:rsid w:val="0036207F"/>
    <w:rsid w:val="00363759"/>
    <w:rsid w:val="00367361"/>
    <w:rsid w:val="00371585"/>
    <w:rsid w:val="0037530B"/>
    <w:rsid w:val="003766AB"/>
    <w:rsid w:val="003769AC"/>
    <w:rsid w:val="00377C4C"/>
    <w:rsid w:val="00380863"/>
    <w:rsid w:val="00381A0C"/>
    <w:rsid w:val="003826EE"/>
    <w:rsid w:val="00384359"/>
    <w:rsid w:val="00387501"/>
    <w:rsid w:val="00387DE0"/>
    <w:rsid w:val="0039066F"/>
    <w:rsid w:val="00390B2D"/>
    <w:rsid w:val="00390E48"/>
    <w:rsid w:val="00393115"/>
    <w:rsid w:val="00394EB6"/>
    <w:rsid w:val="003A5E2E"/>
    <w:rsid w:val="003A619D"/>
    <w:rsid w:val="003A7FDD"/>
    <w:rsid w:val="003B3D54"/>
    <w:rsid w:val="003B562C"/>
    <w:rsid w:val="003B57DC"/>
    <w:rsid w:val="003C2DB4"/>
    <w:rsid w:val="003C3286"/>
    <w:rsid w:val="003C5FA0"/>
    <w:rsid w:val="003D0BC0"/>
    <w:rsid w:val="003D3C40"/>
    <w:rsid w:val="003D47A7"/>
    <w:rsid w:val="003D47E5"/>
    <w:rsid w:val="003D5023"/>
    <w:rsid w:val="003D5C7E"/>
    <w:rsid w:val="003D6A29"/>
    <w:rsid w:val="003E1B5D"/>
    <w:rsid w:val="003E2C3B"/>
    <w:rsid w:val="003E407F"/>
    <w:rsid w:val="003E4453"/>
    <w:rsid w:val="003E60BC"/>
    <w:rsid w:val="003F0F2C"/>
    <w:rsid w:val="003F1C3E"/>
    <w:rsid w:val="003F37FF"/>
    <w:rsid w:val="003F3EB5"/>
    <w:rsid w:val="003F5E4A"/>
    <w:rsid w:val="003F6111"/>
    <w:rsid w:val="003F6BFF"/>
    <w:rsid w:val="00403764"/>
    <w:rsid w:val="00403A47"/>
    <w:rsid w:val="0040422F"/>
    <w:rsid w:val="004063F1"/>
    <w:rsid w:val="004072A8"/>
    <w:rsid w:val="00411284"/>
    <w:rsid w:val="0041160E"/>
    <w:rsid w:val="00416269"/>
    <w:rsid w:val="00417F85"/>
    <w:rsid w:val="004210FD"/>
    <w:rsid w:val="00421F35"/>
    <w:rsid w:val="00422172"/>
    <w:rsid w:val="00422C0D"/>
    <w:rsid w:val="00423625"/>
    <w:rsid w:val="00431A00"/>
    <w:rsid w:val="004337B7"/>
    <w:rsid w:val="00435E6F"/>
    <w:rsid w:val="00436EC1"/>
    <w:rsid w:val="00441340"/>
    <w:rsid w:val="004446E2"/>
    <w:rsid w:val="00450818"/>
    <w:rsid w:val="00450D46"/>
    <w:rsid w:val="00451BCA"/>
    <w:rsid w:val="0045213D"/>
    <w:rsid w:val="00456BE6"/>
    <w:rsid w:val="00456EEF"/>
    <w:rsid w:val="0046331C"/>
    <w:rsid w:val="004655DA"/>
    <w:rsid w:val="004659F3"/>
    <w:rsid w:val="00467272"/>
    <w:rsid w:val="0047006C"/>
    <w:rsid w:val="0047443B"/>
    <w:rsid w:val="00477963"/>
    <w:rsid w:val="0048509D"/>
    <w:rsid w:val="00486A57"/>
    <w:rsid w:val="00487A81"/>
    <w:rsid w:val="00487B55"/>
    <w:rsid w:val="00490ACD"/>
    <w:rsid w:val="00490FD0"/>
    <w:rsid w:val="0049798D"/>
    <w:rsid w:val="004A2984"/>
    <w:rsid w:val="004A3D6B"/>
    <w:rsid w:val="004A7D96"/>
    <w:rsid w:val="004B147C"/>
    <w:rsid w:val="004B1B76"/>
    <w:rsid w:val="004B6C7F"/>
    <w:rsid w:val="004B7748"/>
    <w:rsid w:val="004C1881"/>
    <w:rsid w:val="004C31AA"/>
    <w:rsid w:val="004C3FB0"/>
    <w:rsid w:val="004C40ED"/>
    <w:rsid w:val="004C47D3"/>
    <w:rsid w:val="004C5D74"/>
    <w:rsid w:val="004C63AC"/>
    <w:rsid w:val="004C68DC"/>
    <w:rsid w:val="004D7EFE"/>
    <w:rsid w:val="004E1472"/>
    <w:rsid w:val="004E38AB"/>
    <w:rsid w:val="004E3B74"/>
    <w:rsid w:val="004E7235"/>
    <w:rsid w:val="004F5418"/>
    <w:rsid w:val="00500772"/>
    <w:rsid w:val="00503D5A"/>
    <w:rsid w:val="0050418B"/>
    <w:rsid w:val="0050455F"/>
    <w:rsid w:val="005046CD"/>
    <w:rsid w:val="00506D59"/>
    <w:rsid w:val="00512110"/>
    <w:rsid w:val="00512167"/>
    <w:rsid w:val="005127C2"/>
    <w:rsid w:val="00513435"/>
    <w:rsid w:val="005154B2"/>
    <w:rsid w:val="00520E3A"/>
    <w:rsid w:val="00521E2C"/>
    <w:rsid w:val="0052213D"/>
    <w:rsid w:val="00524ED2"/>
    <w:rsid w:val="00527A8E"/>
    <w:rsid w:val="0053110C"/>
    <w:rsid w:val="0053516E"/>
    <w:rsid w:val="005448B5"/>
    <w:rsid w:val="0054492D"/>
    <w:rsid w:val="005472B9"/>
    <w:rsid w:val="0055250D"/>
    <w:rsid w:val="0055503C"/>
    <w:rsid w:val="0055524C"/>
    <w:rsid w:val="00557367"/>
    <w:rsid w:val="00557397"/>
    <w:rsid w:val="00562CE2"/>
    <w:rsid w:val="0056435E"/>
    <w:rsid w:val="005651BB"/>
    <w:rsid w:val="00565FCC"/>
    <w:rsid w:val="00567486"/>
    <w:rsid w:val="0057238A"/>
    <w:rsid w:val="0057333F"/>
    <w:rsid w:val="00573D0C"/>
    <w:rsid w:val="00576837"/>
    <w:rsid w:val="005802A5"/>
    <w:rsid w:val="00583ABE"/>
    <w:rsid w:val="005856D7"/>
    <w:rsid w:val="00586CFF"/>
    <w:rsid w:val="00586D60"/>
    <w:rsid w:val="00590016"/>
    <w:rsid w:val="00591111"/>
    <w:rsid w:val="0059124E"/>
    <w:rsid w:val="005929DC"/>
    <w:rsid w:val="005966C4"/>
    <w:rsid w:val="005969BB"/>
    <w:rsid w:val="005A0310"/>
    <w:rsid w:val="005A1965"/>
    <w:rsid w:val="005A38F4"/>
    <w:rsid w:val="005B1E72"/>
    <w:rsid w:val="005B5BB5"/>
    <w:rsid w:val="005B7E66"/>
    <w:rsid w:val="005C141E"/>
    <w:rsid w:val="005C1E35"/>
    <w:rsid w:val="005C3DA3"/>
    <w:rsid w:val="005C527B"/>
    <w:rsid w:val="005C5425"/>
    <w:rsid w:val="005C6536"/>
    <w:rsid w:val="005C7187"/>
    <w:rsid w:val="005D2621"/>
    <w:rsid w:val="005D3260"/>
    <w:rsid w:val="005D7B5D"/>
    <w:rsid w:val="005E0E4B"/>
    <w:rsid w:val="005E26E2"/>
    <w:rsid w:val="005E542E"/>
    <w:rsid w:val="005E5F74"/>
    <w:rsid w:val="005E6CC6"/>
    <w:rsid w:val="005F0F92"/>
    <w:rsid w:val="005F268F"/>
    <w:rsid w:val="005F4EC6"/>
    <w:rsid w:val="005F632A"/>
    <w:rsid w:val="005F76D3"/>
    <w:rsid w:val="0060298D"/>
    <w:rsid w:val="006030E7"/>
    <w:rsid w:val="00603D11"/>
    <w:rsid w:val="00604541"/>
    <w:rsid w:val="0060463A"/>
    <w:rsid w:val="00605362"/>
    <w:rsid w:val="00605371"/>
    <w:rsid w:val="00610235"/>
    <w:rsid w:val="0061135E"/>
    <w:rsid w:val="00611C39"/>
    <w:rsid w:val="00611D01"/>
    <w:rsid w:val="00614E41"/>
    <w:rsid w:val="006225EA"/>
    <w:rsid w:val="00624312"/>
    <w:rsid w:val="0062452F"/>
    <w:rsid w:val="006268BD"/>
    <w:rsid w:val="00626C15"/>
    <w:rsid w:val="00627192"/>
    <w:rsid w:val="006306DD"/>
    <w:rsid w:val="0063088D"/>
    <w:rsid w:val="006341CA"/>
    <w:rsid w:val="00635968"/>
    <w:rsid w:val="00636EF0"/>
    <w:rsid w:val="00641AF2"/>
    <w:rsid w:val="00645473"/>
    <w:rsid w:val="00650FF2"/>
    <w:rsid w:val="00651B3F"/>
    <w:rsid w:val="00652234"/>
    <w:rsid w:val="00653E12"/>
    <w:rsid w:val="00656E4E"/>
    <w:rsid w:val="00657488"/>
    <w:rsid w:val="0065796E"/>
    <w:rsid w:val="006629C0"/>
    <w:rsid w:val="00663707"/>
    <w:rsid w:val="00663F1C"/>
    <w:rsid w:val="00666928"/>
    <w:rsid w:val="00670CDE"/>
    <w:rsid w:val="00672D64"/>
    <w:rsid w:val="00673B2E"/>
    <w:rsid w:val="0067477F"/>
    <w:rsid w:val="00681573"/>
    <w:rsid w:val="006825A6"/>
    <w:rsid w:val="00682E1D"/>
    <w:rsid w:val="006865C7"/>
    <w:rsid w:val="006905E9"/>
    <w:rsid w:val="006908C2"/>
    <w:rsid w:val="00694186"/>
    <w:rsid w:val="006962C6"/>
    <w:rsid w:val="006A0DBF"/>
    <w:rsid w:val="006A1086"/>
    <w:rsid w:val="006A1BD8"/>
    <w:rsid w:val="006A24B8"/>
    <w:rsid w:val="006A654A"/>
    <w:rsid w:val="006B13EC"/>
    <w:rsid w:val="006B229F"/>
    <w:rsid w:val="006B6CCE"/>
    <w:rsid w:val="006B7BD2"/>
    <w:rsid w:val="006C1E38"/>
    <w:rsid w:val="006C2728"/>
    <w:rsid w:val="006C28EC"/>
    <w:rsid w:val="006C3D5B"/>
    <w:rsid w:val="006C453B"/>
    <w:rsid w:val="006C4BF6"/>
    <w:rsid w:val="006C56C7"/>
    <w:rsid w:val="006C5C68"/>
    <w:rsid w:val="006C6474"/>
    <w:rsid w:val="006C649C"/>
    <w:rsid w:val="006C789E"/>
    <w:rsid w:val="006C7FAA"/>
    <w:rsid w:val="006D3E11"/>
    <w:rsid w:val="006D415D"/>
    <w:rsid w:val="006E0EEF"/>
    <w:rsid w:val="006E0FB2"/>
    <w:rsid w:val="006E2AC9"/>
    <w:rsid w:val="006E4C5D"/>
    <w:rsid w:val="006F04DD"/>
    <w:rsid w:val="006F067F"/>
    <w:rsid w:val="006F4206"/>
    <w:rsid w:val="006F5C6A"/>
    <w:rsid w:val="007023B5"/>
    <w:rsid w:val="007047A8"/>
    <w:rsid w:val="00704CFC"/>
    <w:rsid w:val="0070520C"/>
    <w:rsid w:val="0071045B"/>
    <w:rsid w:val="007129C1"/>
    <w:rsid w:val="007131A7"/>
    <w:rsid w:val="007139B8"/>
    <w:rsid w:val="007146FD"/>
    <w:rsid w:val="00715674"/>
    <w:rsid w:val="0071624F"/>
    <w:rsid w:val="0071753B"/>
    <w:rsid w:val="00721E15"/>
    <w:rsid w:val="00722447"/>
    <w:rsid w:val="007270C0"/>
    <w:rsid w:val="007309D0"/>
    <w:rsid w:val="00733216"/>
    <w:rsid w:val="007339B5"/>
    <w:rsid w:val="00733E63"/>
    <w:rsid w:val="00734911"/>
    <w:rsid w:val="00734925"/>
    <w:rsid w:val="00736063"/>
    <w:rsid w:val="00740D12"/>
    <w:rsid w:val="00747933"/>
    <w:rsid w:val="007525B1"/>
    <w:rsid w:val="0075403A"/>
    <w:rsid w:val="00757491"/>
    <w:rsid w:val="00761BCE"/>
    <w:rsid w:val="007624D3"/>
    <w:rsid w:val="0076516D"/>
    <w:rsid w:val="0076675C"/>
    <w:rsid w:val="0076724A"/>
    <w:rsid w:val="00767D3E"/>
    <w:rsid w:val="00773038"/>
    <w:rsid w:val="0077563F"/>
    <w:rsid w:val="00776090"/>
    <w:rsid w:val="00777496"/>
    <w:rsid w:val="007776A2"/>
    <w:rsid w:val="007810B1"/>
    <w:rsid w:val="0078138D"/>
    <w:rsid w:val="0078156C"/>
    <w:rsid w:val="0078262E"/>
    <w:rsid w:val="00785E71"/>
    <w:rsid w:val="00787EDF"/>
    <w:rsid w:val="00791A49"/>
    <w:rsid w:val="00793CF5"/>
    <w:rsid w:val="00796B3E"/>
    <w:rsid w:val="007A0D33"/>
    <w:rsid w:val="007A153C"/>
    <w:rsid w:val="007A193C"/>
    <w:rsid w:val="007A5D6B"/>
    <w:rsid w:val="007A606C"/>
    <w:rsid w:val="007A7D32"/>
    <w:rsid w:val="007B04BE"/>
    <w:rsid w:val="007B17D5"/>
    <w:rsid w:val="007B521A"/>
    <w:rsid w:val="007B68ED"/>
    <w:rsid w:val="007B6DE6"/>
    <w:rsid w:val="007C2880"/>
    <w:rsid w:val="007C3D57"/>
    <w:rsid w:val="007C504F"/>
    <w:rsid w:val="007C5C03"/>
    <w:rsid w:val="007C63D2"/>
    <w:rsid w:val="007C6A0A"/>
    <w:rsid w:val="007D0BB7"/>
    <w:rsid w:val="007D3479"/>
    <w:rsid w:val="007D5B41"/>
    <w:rsid w:val="007D6F9F"/>
    <w:rsid w:val="007D75EB"/>
    <w:rsid w:val="007E06B9"/>
    <w:rsid w:val="007F01D1"/>
    <w:rsid w:val="007F1F3F"/>
    <w:rsid w:val="007F54E6"/>
    <w:rsid w:val="007F5DB4"/>
    <w:rsid w:val="007F6D91"/>
    <w:rsid w:val="008012EF"/>
    <w:rsid w:val="00803961"/>
    <w:rsid w:val="00803A14"/>
    <w:rsid w:val="00803F92"/>
    <w:rsid w:val="008049CB"/>
    <w:rsid w:val="00806906"/>
    <w:rsid w:val="0081110E"/>
    <w:rsid w:val="00811C91"/>
    <w:rsid w:val="00812F0C"/>
    <w:rsid w:val="00816A23"/>
    <w:rsid w:val="00820572"/>
    <w:rsid w:val="00820AB5"/>
    <w:rsid w:val="00820D89"/>
    <w:rsid w:val="0082475F"/>
    <w:rsid w:val="008262D6"/>
    <w:rsid w:val="00826851"/>
    <w:rsid w:val="00830AB8"/>
    <w:rsid w:val="00830D42"/>
    <w:rsid w:val="0083127E"/>
    <w:rsid w:val="00833392"/>
    <w:rsid w:val="00834EAD"/>
    <w:rsid w:val="00835418"/>
    <w:rsid w:val="00835980"/>
    <w:rsid w:val="00836D90"/>
    <w:rsid w:val="008407E3"/>
    <w:rsid w:val="00840F16"/>
    <w:rsid w:val="008410A0"/>
    <w:rsid w:val="008436AE"/>
    <w:rsid w:val="008440A3"/>
    <w:rsid w:val="008459DA"/>
    <w:rsid w:val="0084629A"/>
    <w:rsid w:val="008518D4"/>
    <w:rsid w:val="00852178"/>
    <w:rsid w:val="008535A7"/>
    <w:rsid w:val="00854E89"/>
    <w:rsid w:val="00856943"/>
    <w:rsid w:val="008601E9"/>
    <w:rsid w:val="00863415"/>
    <w:rsid w:val="0086410D"/>
    <w:rsid w:val="00864D7D"/>
    <w:rsid w:val="008652BC"/>
    <w:rsid w:val="00867B3D"/>
    <w:rsid w:val="00871A21"/>
    <w:rsid w:val="00876294"/>
    <w:rsid w:val="00880BC6"/>
    <w:rsid w:val="00890C27"/>
    <w:rsid w:val="008911B2"/>
    <w:rsid w:val="008926FB"/>
    <w:rsid w:val="00893B5F"/>
    <w:rsid w:val="00894402"/>
    <w:rsid w:val="008948A9"/>
    <w:rsid w:val="008958BB"/>
    <w:rsid w:val="00897236"/>
    <w:rsid w:val="008A0799"/>
    <w:rsid w:val="008A3005"/>
    <w:rsid w:val="008A4516"/>
    <w:rsid w:val="008B028C"/>
    <w:rsid w:val="008B0E33"/>
    <w:rsid w:val="008B32A4"/>
    <w:rsid w:val="008B677C"/>
    <w:rsid w:val="008B67B8"/>
    <w:rsid w:val="008B74AD"/>
    <w:rsid w:val="008B7C7A"/>
    <w:rsid w:val="008D1B58"/>
    <w:rsid w:val="008D2A51"/>
    <w:rsid w:val="008D59FC"/>
    <w:rsid w:val="008E10CB"/>
    <w:rsid w:val="008E1334"/>
    <w:rsid w:val="008E1A9C"/>
    <w:rsid w:val="008E1E6A"/>
    <w:rsid w:val="008E21E6"/>
    <w:rsid w:val="008E28FB"/>
    <w:rsid w:val="008E43A9"/>
    <w:rsid w:val="008E4531"/>
    <w:rsid w:val="008F0F91"/>
    <w:rsid w:val="008F5E87"/>
    <w:rsid w:val="008F5FDB"/>
    <w:rsid w:val="008F6E34"/>
    <w:rsid w:val="0090139A"/>
    <w:rsid w:val="00902440"/>
    <w:rsid w:val="009033B7"/>
    <w:rsid w:val="009045DF"/>
    <w:rsid w:val="0090567A"/>
    <w:rsid w:val="009059A9"/>
    <w:rsid w:val="00906B81"/>
    <w:rsid w:val="00906F77"/>
    <w:rsid w:val="00910ECC"/>
    <w:rsid w:val="009132A7"/>
    <w:rsid w:val="0091381F"/>
    <w:rsid w:val="00914605"/>
    <w:rsid w:val="0091643D"/>
    <w:rsid w:val="009228DA"/>
    <w:rsid w:val="00925DA4"/>
    <w:rsid w:val="00926202"/>
    <w:rsid w:val="00930C94"/>
    <w:rsid w:val="00931C6A"/>
    <w:rsid w:val="00932CD1"/>
    <w:rsid w:val="0094089F"/>
    <w:rsid w:val="009413B2"/>
    <w:rsid w:val="0094754F"/>
    <w:rsid w:val="0095068A"/>
    <w:rsid w:val="00950B3E"/>
    <w:rsid w:val="00952F9D"/>
    <w:rsid w:val="0095435C"/>
    <w:rsid w:val="00955848"/>
    <w:rsid w:val="00955D4D"/>
    <w:rsid w:val="00956DE0"/>
    <w:rsid w:val="00960810"/>
    <w:rsid w:val="0096278E"/>
    <w:rsid w:val="009721D1"/>
    <w:rsid w:val="00972C4C"/>
    <w:rsid w:val="00972E74"/>
    <w:rsid w:val="00975C31"/>
    <w:rsid w:val="00981D79"/>
    <w:rsid w:val="00984929"/>
    <w:rsid w:val="00985C01"/>
    <w:rsid w:val="00987417"/>
    <w:rsid w:val="00990B77"/>
    <w:rsid w:val="00990EBD"/>
    <w:rsid w:val="009910FD"/>
    <w:rsid w:val="009921A2"/>
    <w:rsid w:val="00994104"/>
    <w:rsid w:val="009942DC"/>
    <w:rsid w:val="00994BF3"/>
    <w:rsid w:val="00997A33"/>
    <w:rsid w:val="00997C71"/>
    <w:rsid w:val="009A4EEA"/>
    <w:rsid w:val="009A5141"/>
    <w:rsid w:val="009B0144"/>
    <w:rsid w:val="009B0329"/>
    <w:rsid w:val="009B1D59"/>
    <w:rsid w:val="009B2C7D"/>
    <w:rsid w:val="009B3A19"/>
    <w:rsid w:val="009B3BF0"/>
    <w:rsid w:val="009B65DB"/>
    <w:rsid w:val="009C1343"/>
    <w:rsid w:val="009C2981"/>
    <w:rsid w:val="009C32C8"/>
    <w:rsid w:val="009C3A5A"/>
    <w:rsid w:val="009C4277"/>
    <w:rsid w:val="009C607E"/>
    <w:rsid w:val="009C6A15"/>
    <w:rsid w:val="009C6BBE"/>
    <w:rsid w:val="009C7E87"/>
    <w:rsid w:val="009D1881"/>
    <w:rsid w:val="009D258B"/>
    <w:rsid w:val="009D308B"/>
    <w:rsid w:val="009D421A"/>
    <w:rsid w:val="009D601C"/>
    <w:rsid w:val="009E03F6"/>
    <w:rsid w:val="009E188E"/>
    <w:rsid w:val="009E1DEE"/>
    <w:rsid w:val="009E3E2B"/>
    <w:rsid w:val="009E4541"/>
    <w:rsid w:val="009E65AE"/>
    <w:rsid w:val="009F0016"/>
    <w:rsid w:val="009F0776"/>
    <w:rsid w:val="009F080B"/>
    <w:rsid w:val="009F265E"/>
    <w:rsid w:val="009F2E9D"/>
    <w:rsid w:val="009F3D5C"/>
    <w:rsid w:val="009F4136"/>
    <w:rsid w:val="009F4185"/>
    <w:rsid w:val="009F456F"/>
    <w:rsid w:val="009F6E96"/>
    <w:rsid w:val="009F7B19"/>
    <w:rsid w:val="00A00B8E"/>
    <w:rsid w:val="00A017A0"/>
    <w:rsid w:val="00A023A9"/>
    <w:rsid w:val="00A02F42"/>
    <w:rsid w:val="00A06878"/>
    <w:rsid w:val="00A06C0A"/>
    <w:rsid w:val="00A11A1E"/>
    <w:rsid w:val="00A12694"/>
    <w:rsid w:val="00A13900"/>
    <w:rsid w:val="00A13EC1"/>
    <w:rsid w:val="00A14B51"/>
    <w:rsid w:val="00A153A9"/>
    <w:rsid w:val="00A16C47"/>
    <w:rsid w:val="00A23032"/>
    <w:rsid w:val="00A26BB7"/>
    <w:rsid w:val="00A3032A"/>
    <w:rsid w:val="00A30B90"/>
    <w:rsid w:val="00A3321D"/>
    <w:rsid w:val="00A34E21"/>
    <w:rsid w:val="00A42CDA"/>
    <w:rsid w:val="00A447A2"/>
    <w:rsid w:val="00A526D5"/>
    <w:rsid w:val="00A536E3"/>
    <w:rsid w:val="00A5443E"/>
    <w:rsid w:val="00A61B46"/>
    <w:rsid w:val="00A62394"/>
    <w:rsid w:val="00A627BC"/>
    <w:rsid w:val="00A6494E"/>
    <w:rsid w:val="00A708B2"/>
    <w:rsid w:val="00A70CA0"/>
    <w:rsid w:val="00A72011"/>
    <w:rsid w:val="00A732EC"/>
    <w:rsid w:val="00A73B4B"/>
    <w:rsid w:val="00A757D3"/>
    <w:rsid w:val="00A81C2E"/>
    <w:rsid w:val="00A8258F"/>
    <w:rsid w:val="00A82AC2"/>
    <w:rsid w:val="00A82F37"/>
    <w:rsid w:val="00A86579"/>
    <w:rsid w:val="00A92110"/>
    <w:rsid w:val="00A94FE8"/>
    <w:rsid w:val="00A965F7"/>
    <w:rsid w:val="00A96C5B"/>
    <w:rsid w:val="00AA0932"/>
    <w:rsid w:val="00AA0F2C"/>
    <w:rsid w:val="00AA17E1"/>
    <w:rsid w:val="00AA1F5F"/>
    <w:rsid w:val="00AA290B"/>
    <w:rsid w:val="00AA45EC"/>
    <w:rsid w:val="00AA4728"/>
    <w:rsid w:val="00AA5304"/>
    <w:rsid w:val="00AA5D38"/>
    <w:rsid w:val="00AB329C"/>
    <w:rsid w:val="00AB3CA7"/>
    <w:rsid w:val="00AB42AD"/>
    <w:rsid w:val="00AB5378"/>
    <w:rsid w:val="00AB627A"/>
    <w:rsid w:val="00AB6DB4"/>
    <w:rsid w:val="00AC06D6"/>
    <w:rsid w:val="00AC121D"/>
    <w:rsid w:val="00AC27E3"/>
    <w:rsid w:val="00AC622F"/>
    <w:rsid w:val="00AC6834"/>
    <w:rsid w:val="00AD4336"/>
    <w:rsid w:val="00AD5306"/>
    <w:rsid w:val="00AD562A"/>
    <w:rsid w:val="00AD643E"/>
    <w:rsid w:val="00AD6585"/>
    <w:rsid w:val="00AE0CB5"/>
    <w:rsid w:val="00AE14F8"/>
    <w:rsid w:val="00AE1BAD"/>
    <w:rsid w:val="00AF02AF"/>
    <w:rsid w:val="00AF1278"/>
    <w:rsid w:val="00AF7EC4"/>
    <w:rsid w:val="00B022C9"/>
    <w:rsid w:val="00B0263E"/>
    <w:rsid w:val="00B03947"/>
    <w:rsid w:val="00B0491E"/>
    <w:rsid w:val="00B069EE"/>
    <w:rsid w:val="00B06BD1"/>
    <w:rsid w:val="00B11788"/>
    <w:rsid w:val="00B13D19"/>
    <w:rsid w:val="00B14C11"/>
    <w:rsid w:val="00B1644D"/>
    <w:rsid w:val="00B16C6E"/>
    <w:rsid w:val="00B16CC2"/>
    <w:rsid w:val="00B20694"/>
    <w:rsid w:val="00B24A53"/>
    <w:rsid w:val="00B24DCE"/>
    <w:rsid w:val="00B26C2A"/>
    <w:rsid w:val="00B35CC9"/>
    <w:rsid w:val="00B36BF9"/>
    <w:rsid w:val="00B45E6E"/>
    <w:rsid w:val="00B466AC"/>
    <w:rsid w:val="00B50579"/>
    <w:rsid w:val="00B528C8"/>
    <w:rsid w:val="00B5364D"/>
    <w:rsid w:val="00B547D9"/>
    <w:rsid w:val="00B558D0"/>
    <w:rsid w:val="00B5788B"/>
    <w:rsid w:val="00B57972"/>
    <w:rsid w:val="00B62929"/>
    <w:rsid w:val="00B63049"/>
    <w:rsid w:val="00B63704"/>
    <w:rsid w:val="00B63853"/>
    <w:rsid w:val="00B63D5A"/>
    <w:rsid w:val="00B656AF"/>
    <w:rsid w:val="00B66F2B"/>
    <w:rsid w:val="00B676FD"/>
    <w:rsid w:val="00B67900"/>
    <w:rsid w:val="00B7312A"/>
    <w:rsid w:val="00B75D25"/>
    <w:rsid w:val="00B76DB0"/>
    <w:rsid w:val="00B803A3"/>
    <w:rsid w:val="00B808BA"/>
    <w:rsid w:val="00B80DF3"/>
    <w:rsid w:val="00B81764"/>
    <w:rsid w:val="00B81D2A"/>
    <w:rsid w:val="00B91D9E"/>
    <w:rsid w:val="00B9210E"/>
    <w:rsid w:val="00B93B9E"/>
    <w:rsid w:val="00B953BA"/>
    <w:rsid w:val="00B97A61"/>
    <w:rsid w:val="00BA0CC7"/>
    <w:rsid w:val="00BA2330"/>
    <w:rsid w:val="00BA24DF"/>
    <w:rsid w:val="00BA2A48"/>
    <w:rsid w:val="00BA4722"/>
    <w:rsid w:val="00BA76A2"/>
    <w:rsid w:val="00BA79B8"/>
    <w:rsid w:val="00BB11C6"/>
    <w:rsid w:val="00BB2D2D"/>
    <w:rsid w:val="00BB3A71"/>
    <w:rsid w:val="00BC0525"/>
    <w:rsid w:val="00BC147C"/>
    <w:rsid w:val="00BC4F8A"/>
    <w:rsid w:val="00BD04EB"/>
    <w:rsid w:val="00BD095F"/>
    <w:rsid w:val="00BD0EA9"/>
    <w:rsid w:val="00BD2B17"/>
    <w:rsid w:val="00BD33FD"/>
    <w:rsid w:val="00BD36DD"/>
    <w:rsid w:val="00BD3DA7"/>
    <w:rsid w:val="00BD4467"/>
    <w:rsid w:val="00BD5CEB"/>
    <w:rsid w:val="00BE0A0D"/>
    <w:rsid w:val="00BE2119"/>
    <w:rsid w:val="00BE7086"/>
    <w:rsid w:val="00BF0016"/>
    <w:rsid w:val="00BF36D3"/>
    <w:rsid w:val="00BF45A0"/>
    <w:rsid w:val="00BF5C95"/>
    <w:rsid w:val="00BF7C3A"/>
    <w:rsid w:val="00C002FB"/>
    <w:rsid w:val="00C0283D"/>
    <w:rsid w:val="00C0353B"/>
    <w:rsid w:val="00C04131"/>
    <w:rsid w:val="00C04C53"/>
    <w:rsid w:val="00C11B83"/>
    <w:rsid w:val="00C12A54"/>
    <w:rsid w:val="00C15281"/>
    <w:rsid w:val="00C154C4"/>
    <w:rsid w:val="00C16F71"/>
    <w:rsid w:val="00C21DCE"/>
    <w:rsid w:val="00C22B77"/>
    <w:rsid w:val="00C23EB7"/>
    <w:rsid w:val="00C27BCB"/>
    <w:rsid w:val="00C27E4C"/>
    <w:rsid w:val="00C31B44"/>
    <w:rsid w:val="00C32091"/>
    <w:rsid w:val="00C32233"/>
    <w:rsid w:val="00C37538"/>
    <w:rsid w:val="00C459D4"/>
    <w:rsid w:val="00C514E4"/>
    <w:rsid w:val="00C52539"/>
    <w:rsid w:val="00C52982"/>
    <w:rsid w:val="00C5372D"/>
    <w:rsid w:val="00C578F7"/>
    <w:rsid w:val="00C60750"/>
    <w:rsid w:val="00C637B3"/>
    <w:rsid w:val="00C649AA"/>
    <w:rsid w:val="00C64AD9"/>
    <w:rsid w:val="00C65350"/>
    <w:rsid w:val="00C66CC1"/>
    <w:rsid w:val="00C67AE8"/>
    <w:rsid w:val="00C722BE"/>
    <w:rsid w:val="00C72476"/>
    <w:rsid w:val="00C73CF4"/>
    <w:rsid w:val="00C74A0D"/>
    <w:rsid w:val="00C777E2"/>
    <w:rsid w:val="00C80DF0"/>
    <w:rsid w:val="00C84498"/>
    <w:rsid w:val="00C901C7"/>
    <w:rsid w:val="00C917D1"/>
    <w:rsid w:val="00C951AE"/>
    <w:rsid w:val="00C95662"/>
    <w:rsid w:val="00C95EFA"/>
    <w:rsid w:val="00C97814"/>
    <w:rsid w:val="00CA01A2"/>
    <w:rsid w:val="00CA1318"/>
    <w:rsid w:val="00CA14FF"/>
    <w:rsid w:val="00CA2228"/>
    <w:rsid w:val="00CA5A94"/>
    <w:rsid w:val="00CB2306"/>
    <w:rsid w:val="00CB4E52"/>
    <w:rsid w:val="00CB61B5"/>
    <w:rsid w:val="00CB638B"/>
    <w:rsid w:val="00CC02D0"/>
    <w:rsid w:val="00CC0326"/>
    <w:rsid w:val="00CC0C63"/>
    <w:rsid w:val="00CC1D31"/>
    <w:rsid w:val="00CC30BD"/>
    <w:rsid w:val="00CC3449"/>
    <w:rsid w:val="00CC713E"/>
    <w:rsid w:val="00CC7D6E"/>
    <w:rsid w:val="00CD1199"/>
    <w:rsid w:val="00CD1CF2"/>
    <w:rsid w:val="00CD330E"/>
    <w:rsid w:val="00CD5A34"/>
    <w:rsid w:val="00CE086C"/>
    <w:rsid w:val="00CE0A2A"/>
    <w:rsid w:val="00CE5C95"/>
    <w:rsid w:val="00CE64AD"/>
    <w:rsid w:val="00CE7917"/>
    <w:rsid w:val="00CF0521"/>
    <w:rsid w:val="00CF2964"/>
    <w:rsid w:val="00CF3BCD"/>
    <w:rsid w:val="00CF4D0E"/>
    <w:rsid w:val="00CF50A2"/>
    <w:rsid w:val="00CF7D3E"/>
    <w:rsid w:val="00D026AE"/>
    <w:rsid w:val="00D027E3"/>
    <w:rsid w:val="00D02ED0"/>
    <w:rsid w:val="00D03518"/>
    <w:rsid w:val="00D04870"/>
    <w:rsid w:val="00D063A9"/>
    <w:rsid w:val="00D0750E"/>
    <w:rsid w:val="00D10FBD"/>
    <w:rsid w:val="00D117EC"/>
    <w:rsid w:val="00D15D54"/>
    <w:rsid w:val="00D160EC"/>
    <w:rsid w:val="00D22370"/>
    <w:rsid w:val="00D25733"/>
    <w:rsid w:val="00D26994"/>
    <w:rsid w:val="00D27A5A"/>
    <w:rsid w:val="00D32677"/>
    <w:rsid w:val="00D340C1"/>
    <w:rsid w:val="00D359DA"/>
    <w:rsid w:val="00D41818"/>
    <w:rsid w:val="00D421B6"/>
    <w:rsid w:val="00D443DF"/>
    <w:rsid w:val="00D44C86"/>
    <w:rsid w:val="00D45D9D"/>
    <w:rsid w:val="00D46E59"/>
    <w:rsid w:val="00D525A3"/>
    <w:rsid w:val="00D5335D"/>
    <w:rsid w:val="00D53F41"/>
    <w:rsid w:val="00D55195"/>
    <w:rsid w:val="00D55363"/>
    <w:rsid w:val="00D61941"/>
    <w:rsid w:val="00D62A0C"/>
    <w:rsid w:val="00D663CC"/>
    <w:rsid w:val="00D6673B"/>
    <w:rsid w:val="00D66FFB"/>
    <w:rsid w:val="00D70DF4"/>
    <w:rsid w:val="00D715CB"/>
    <w:rsid w:val="00D81D7D"/>
    <w:rsid w:val="00D826C9"/>
    <w:rsid w:val="00D82A83"/>
    <w:rsid w:val="00D82E89"/>
    <w:rsid w:val="00D8313E"/>
    <w:rsid w:val="00D84266"/>
    <w:rsid w:val="00D84525"/>
    <w:rsid w:val="00D87A57"/>
    <w:rsid w:val="00D91865"/>
    <w:rsid w:val="00D91A12"/>
    <w:rsid w:val="00D91D26"/>
    <w:rsid w:val="00D9211C"/>
    <w:rsid w:val="00D927F8"/>
    <w:rsid w:val="00DA1CC9"/>
    <w:rsid w:val="00DA1CCD"/>
    <w:rsid w:val="00DA72E2"/>
    <w:rsid w:val="00DB00A1"/>
    <w:rsid w:val="00DB22CD"/>
    <w:rsid w:val="00DB6198"/>
    <w:rsid w:val="00DC0FC3"/>
    <w:rsid w:val="00DC2926"/>
    <w:rsid w:val="00DC2C0D"/>
    <w:rsid w:val="00DC3B5D"/>
    <w:rsid w:val="00DC5DBF"/>
    <w:rsid w:val="00DC6060"/>
    <w:rsid w:val="00DC7968"/>
    <w:rsid w:val="00DD00EA"/>
    <w:rsid w:val="00DD0C2B"/>
    <w:rsid w:val="00DD1F14"/>
    <w:rsid w:val="00DD625B"/>
    <w:rsid w:val="00DE0FA0"/>
    <w:rsid w:val="00DE260C"/>
    <w:rsid w:val="00DE3538"/>
    <w:rsid w:val="00DE4876"/>
    <w:rsid w:val="00DE704D"/>
    <w:rsid w:val="00DE74FE"/>
    <w:rsid w:val="00DF059D"/>
    <w:rsid w:val="00DF1A18"/>
    <w:rsid w:val="00DF4D90"/>
    <w:rsid w:val="00DF5666"/>
    <w:rsid w:val="00DF590F"/>
    <w:rsid w:val="00DF74F1"/>
    <w:rsid w:val="00DF7EC0"/>
    <w:rsid w:val="00E01A38"/>
    <w:rsid w:val="00E02395"/>
    <w:rsid w:val="00E02404"/>
    <w:rsid w:val="00E0716A"/>
    <w:rsid w:val="00E108B2"/>
    <w:rsid w:val="00E21B3E"/>
    <w:rsid w:val="00E2294D"/>
    <w:rsid w:val="00E23199"/>
    <w:rsid w:val="00E247CA"/>
    <w:rsid w:val="00E250FB"/>
    <w:rsid w:val="00E308D1"/>
    <w:rsid w:val="00E30C17"/>
    <w:rsid w:val="00E3194C"/>
    <w:rsid w:val="00E32699"/>
    <w:rsid w:val="00E32925"/>
    <w:rsid w:val="00E3380D"/>
    <w:rsid w:val="00E34AC9"/>
    <w:rsid w:val="00E357A4"/>
    <w:rsid w:val="00E3647E"/>
    <w:rsid w:val="00E3652F"/>
    <w:rsid w:val="00E4082B"/>
    <w:rsid w:val="00E41183"/>
    <w:rsid w:val="00E44E16"/>
    <w:rsid w:val="00E44E1C"/>
    <w:rsid w:val="00E515F1"/>
    <w:rsid w:val="00E51F08"/>
    <w:rsid w:val="00E525FB"/>
    <w:rsid w:val="00E54FC0"/>
    <w:rsid w:val="00E56FCA"/>
    <w:rsid w:val="00E57918"/>
    <w:rsid w:val="00E61190"/>
    <w:rsid w:val="00E611B7"/>
    <w:rsid w:val="00E65718"/>
    <w:rsid w:val="00E66A8E"/>
    <w:rsid w:val="00E719EA"/>
    <w:rsid w:val="00E72796"/>
    <w:rsid w:val="00E732B9"/>
    <w:rsid w:val="00E73DBA"/>
    <w:rsid w:val="00E7497F"/>
    <w:rsid w:val="00E74FA8"/>
    <w:rsid w:val="00E760D5"/>
    <w:rsid w:val="00E7630E"/>
    <w:rsid w:val="00E8185C"/>
    <w:rsid w:val="00E8193D"/>
    <w:rsid w:val="00E826F3"/>
    <w:rsid w:val="00E857D1"/>
    <w:rsid w:val="00E90C02"/>
    <w:rsid w:val="00E94962"/>
    <w:rsid w:val="00E96A1B"/>
    <w:rsid w:val="00EA01C1"/>
    <w:rsid w:val="00EA0C1D"/>
    <w:rsid w:val="00EA0E46"/>
    <w:rsid w:val="00EA1D86"/>
    <w:rsid w:val="00EA3C19"/>
    <w:rsid w:val="00EA3C57"/>
    <w:rsid w:val="00EA423F"/>
    <w:rsid w:val="00EA53AA"/>
    <w:rsid w:val="00EA59B2"/>
    <w:rsid w:val="00EA6F6E"/>
    <w:rsid w:val="00EB005F"/>
    <w:rsid w:val="00EB06BB"/>
    <w:rsid w:val="00EB09C2"/>
    <w:rsid w:val="00EB3998"/>
    <w:rsid w:val="00EB3D14"/>
    <w:rsid w:val="00EC00F8"/>
    <w:rsid w:val="00EC0191"/>
    <w:rsid w:val="00EC08FC"/>
    <w:rsid w:val="00EC1774"/>
    <w:rsid w:val="00EC26F6"/>
    <w:rsid w:val="00EC31AD"/>
    <w:rsid w:val="00EC54BA"/>
    <w:rsid w:val="00EC5B8D"/>
    <w:rsid w:val="00ED0529"/>
    <w:rsid w:val="00ED0869"/>
    <w:rsid w:val="00ED0F75"/>
    <w:rsid w:val="00ED2F2D"/>
    <w:rsid w:val="00ED33AD"/>
    <w:rsid w:val="00ED45E7"/>
    <w:rsid w:val="00ED5BAC"/>
    <w:rsid w:val="00EE3E89"/>
    <w:rsid w:val="00EE62C3"/>
    <w:rsid w:val="00EE66ED"/>
    <w:rsid w:val="00EE66FF"/>
    <w:rsid w:val="00EE7266"/>
    <w:rsid w:val="00EE7714"/>
    <w:rsid w:val="00EF03E8"/>
    <w:rsid w:val="00EF2473"/>
    <w:rsid w:val="00EF3672"/>
    <w:rsid w:val="00EF40E8"/>
    <w:rsid w:val="00EF4D37"/>
    <w:rsid w:val="00EF624C"/>
    <w:rsid w:val="00EF662E"/>
    <w:rsid w:val="00F0043E"/>
    <w:rsid w:val="00F00716"/>
    <w:rsid w:val="00F015A9"/>
    <w:rsid w:val="00F01AB2"/>
    <w:rsid w:val="00F02122"/>
    <w:rsid w:val="00F03810"/>
    <w:rsid w:val="00F077BD"/>
    <w:rsid w:val="00F11010"/>
    <w:rsid w:val="00F1446B"/>
    <w:rsid w:val="00F163AB"/>
    <w:rsid w:val="00F20B2B"/>
    <w:rsid w:val="00F21EDD"/>
    <w:rsid w:val="00F230EC"/>
    <w:rsid w:val="00F2441C"/>
    <w:rsid w:val="00F251BB"/>
    <w:rsid w:val="00F30011"/>
    <w:rsid w:val="00F30475"/>
    <w:rsid w:val="00F3170B"/>
    <w:rsid w:val="00F32269"/>
    <w:rsid w:val="00F34CDB"/>
    <w:rsid w:val="00F35037"/>
    <w:rsid w:val="00F36F61"/>
    <w:rsid w:val="00F37B74"/>
    <w:rsid w:val="00F37FB6"/>
    <w:rsid w:val="00F40B3E"/>
    <w:rsid w:val="00F412C1"/>
    <w:rsid w:val="00F447F9"/>
    <w:rsid w:val="00F509FB"/>
    <w:rsid w:val="00F52255"/>
    <w:rsid w:val="00F54FCB"/>
    <w:rsid w:val="00F614D4"/>
    <w:rsid w:val="00F6676B"/>
    <w:rsid w:val="00F71007"/>
    <w:rsid w:val="00F74A31"/>
    <w:rsid w:val="00F75F0F"/>
    <w:rsid w:val="00F825E2"/>
    <w:rsid w:val="00F83E5C"/>
    <w:rsid w:val="00F85A9B"/>
    <w:rsid w:val="00F94F19"/>
    <w:rsid w:val="00F95A8B"/>
    <w:rsid w:val="00F97E60"/>
    <w:rsid w:val="00FA0BD0"/>
    <w:rsid w:val="00FA0E8F"/>
    <w:rsid w:val="00FA5317"/>
    <w:rsid w:val="00FA64EA"/>
    <w:rsid w:val="00FB132A"/>
    <w:rsid w:val="00FB39CC"/>
    <w:rsid w:val="00FB5220"/>
    <w:rsid w:val="00FB60E8"/>
    <w:rsid w:val="00FC073E"/>
    <w:rsid w:val="00FC1659"/>
    <w:rsid w:val="00FC289B"/>
    <w:rsid w:val="00FC4ADA"/>
    <w:rsid w:val="00FC52F4"/>
    <w:rsid w:val="00FC59C7"/>
    <w:rsid w:val="00FD381C"/>
    <w:rsid w:val="00FD4019"/>
    <w:rsid w:val="00FD628C"/>
    <w:rsid w:val="00FD67C0"/>
    <w:rsid w:val="00FD6819"/>
    <w:rsid w:val="00FD715D"/>
    <w:rsid w:val="00FD7634"/>
    <w:rsid w:val="00FE73BB"/>
    <w:rsid w:val="00FF0A48"/>
    <w:rsid w:val="00FF3250"/>
    <w:rsid w:val="00FF4980"/>
    <w:rsid w:val="00FF5A42"/>
    <w:rsid w:val="00FF5DB8"/>
    <w:rsid w:val="00FF76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7CA49EE"/>
  <w15:chartTrackingRefBased/>
  <w15:docId w15:val="{B18CD21A-D4E3-4E4D-8384-78A63BDAC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40B3E"/>
    <w:pPr>
      <w:ind w:firstLine="227"/>
      <w:jc w:val="both"/>
    </w:pPr>
    <w:rPr>
      <w:rFonts w:ascii="Times" w:hAnsi="Times"/>
      <w:lang w:eastAsia="de-DE"/>
    </w:rPr>
  </w:style>
  <w:style w:type="paragraph" w:styleId="Heading1">
    <w:name w:val="heading 1"/>
    <w:basedOn w:val="Normal"/>
    <w:next w:val="Normal"/>
    <w:qFormat/>
    <w:rsid w:val="006B229F"/>
    <w:pPr>
      <w:keepNext/>
      <w:keepLines/>
      <w:pageBreakBefore/>
      <w:tabs>
        <w:tab w:val="left" w:pos="284"/>
      </w:tabs>
      <w:suppressAutoHyphens/>
      <w:spacing w:after="1600" w:line="320" w:lineRule="exact"/>
      <w:ind w:firstLine="0"/>
      <w:outlineLvl w:val="0"/>
    </w:pPr>
    <w:rPr>
      <w:b/>
      <w:sz w:val="28"/>
    </w:rPr>
  </w:style>
  <w:style w:type="paragraph" w:styleId="Heading2">
    <w:name w:val="heading 2"/>
    <w:basedOn w:val="Normal"/>
    <w:next w:val="Normal"/>
    <w:qFormat/>
    <w:rsid w:val="006B229F"/>
    <w:pPr>
      <w:keepNext/>
      <w:keepLines/>
      <w:tabs>
        <w:tab w:val="left" w:pos="454"/>
      </w:tabs>
      <w:suppressAutoHyphens/>
      <w:spacing w:before="520" w:after="280" w:line="280" w:lineRule="exact"/>
      <w:ind w:firstLine="0"/>
      <w:outlineLvl w:val="1"/>
    </w:pPr>
    <w:rPr>
      <w:b/>
    </w:rPr>
  </w:style>
  <w:style w:type="paragraph" w:styleId="Heading3">
    <w:name w:val="heading 3"/>
    <w:basedOn w:val="Normal"/>
    <w:next w:val="Normal"/>
    <w:qFormat/>
    <w:rsid w:val="006B229F"/>
    <w:pPr>
      <w:keepNext/>
      <w:keepLines/>
      <w:tabs>
        <w:tab w:val="left" w:pos="510"/>
      </w:tabs>
      <w:suppressAutoHyphens/>
      <w:spacing w:before="440" w:after="220" w:line="240" w:lineRule="exact"/>
      <w:ind w:firstLine="0"/>
      <w:outlineLvl w:val="2"/>
    </w:pPr>
    <w:rPr>
      <w:b/>
    </w:rPr>
  </w:style>
  <w:style w:type="paragraph" w:styleId="Heading4">
    <w:name w:val="heading 4"/>
    <w:basedOn w:val="Normal"/>
    <w:next w:val="Normal"/>
    <w:qFormat/>
    <w:rsid w:val="006B229F"/>
    <w:pPr>
      <w:keepNext/>
      <w:numPr>
        <w:ilvl w:val="3"/>
        <w:numId w:val="1"/>
      </w:numPr>
      <w:spacing w:before="240" w:after="60"/>
      <w:outlineLvl w:val="3"/>
    </w:pPr>
    <w:rPr>
      <w:rFonts w:ascii="Arial" w:hAnsi="Arial"/>
      <w:b/>
      <w:sz w:val="24"/>
    </w:rPr>
  </w:style>
  <w:style w:type="paragraph" w:styleId="Heading5">
    <w:name w:val="heading 5"/>
    <w:basedOn w:val="Normal"/>
    <w:next w:val="Normal"/>
    <w:qFormat/>
    <w:rsid w:val="006B229F"/>
    <w:pPr>
      <w:numPr>
        <w:ilvl w:val="4"/>
        <w:numId w:val="1"/>
      </w:numPr>
      <w:spacing w:before="240" w:after="60"/>
      <w:ind w:firstLine="0"/>
      <w:outlineLvl w:val="4"/>
    </w:pPr>
    <w:rPr>
      <w:rFonts w:ascii="Arial" w:hAnsi="Arial"/>
      <w:sz w:val="22"/>
    </w:rPr>
  </w:style>
  <w:style w:type="paragraph" w:styleId="Heading6">
    <w:name w:val="heading 6"/>
    <w:basedOn w:val="Normal"/>
    <w:next w:val="Normal"/>
    <w:qFormat/>
    <w:rsid w:val="006B229F"/>
    <w:pPr>
      <w:numPr>
        <w:ilvl w:val="5"/>
        <w:numId w:val="1"/>
      </w:numPr>
      <w:spacing w:before="240" w:after="60"/>
      <w:ind w:firstLine="0"/>
      <w:outlineLvl w:val="5"/>
    </w:pPr>
    <w:rPr>
      <w:rFonts w:ascii="Times New Roman" w:hAnsi="Times New Roman"/>
      <w:i/>
      <w:sz w:val="22"/>
    </w:rPr>
  </w:style>
  <w:style w:type="paragraph" w:styleId="Heading7">
    <w:name w:val="heading 7"/>
    <w:basedOn w:val="Normal"/>
    <w:next w:val="Normal"/>
    <w:qFormat/>
    <w:rsid w:val="006B229F"/>
    <w:pPr>
      <w:numPr>
        <w:ilvl w:val="6"/>
        <w:numId w:val="1"/>
      </w:numPr>
      <w:spacing w:before="240" w:after="60"/>
      <w:ind w:firstLine="0"/>
      <w:outlineLvl w:val="6"/>
    </w:pPr>
    <w:rPr>
      <w:rFonts w:ascii="Arial" w:hAnsi="Arial"/>
    </w:rPr>
  </w:style>
  <w:style w:type="paragraph" w:styleId="Heading8">
    <w:name w:val="heading 8"/>
    <w:basedOn w:val="Normal"/>
    <w:next w:val="Normal"/>
    <w:qFormat/>
    <w:rsid w:val="006B229F"/>
    <w:pPr>
      <w:numPr>
        <w:ilvl w:val="7"/>
        <w:numId w:val="1"/>
      </w:numPr>
      <w:spacing w:before="240" w:after="60"/>
      <w:ind w:firstLine="0"/>
      <w:outlineLvl w:val="7"/>
    </w:pPr>
    <w:rPr>
      <w:rFonts w:ascii="Arial" w:hAnsi="Arial"/>
      <w:i/>
    </w:rPr>
  </w:style>
  <w:style w:type="paragraph" w:styleId="Heading9">
    <w:name w:val="heading 9"/>
    <w:basedOn w:val="Normal"/>
    <w:next w:val="Normal"/>
    <w:qFormat/>
    <w:rsid w:val="006B229F"/>
    <w:pPr>
      <w:numPr>
        <w:ilvl w:val="8"/>
        <w:numId w:val="1"/>
      </w:numPr>
      <w:spacing w:before="240" w:after="60"/>
      <w:ind w:firstLine="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6B229F"/>
    <w:pPr>
      <w:tabs>
        <w:tab w:val="center" w:pos="4536"/>
        <w:tab w:val="right" w:pos="9072"/>
      </w:tabs>
    </w:pPr>
  </w:style>
  <w:style w:type="paragraph" w:styleId="Footer">
    <w:name w:val="footer"/>
    <w:basedOn w:val="Normal"/>
    <w:rsid w:val="006B229F"/>
    <w:pPr>
      <w:tabs>
        <w:tab w:val="center" w:pos="4536"/>
        <w:tab w:val="right" w:pos="9072"/>
      </w:tabs>
    </w:pPr>
  </w:style>
  <w:style w:type="character" w:styleId="PageNumber">
    <w:name w:val="page number"/>
    <w:basedOn w:val="DefaultParagraphFont"/>
    <w:rsid w:val="006B229F"/>
  </w:style>
  <w:style w:type="paragraph" w:customStyle="1" w:styleId="Title1">
    <w:name w:val="Title1"/>
    <w:basedOn w:val="Normal"/>
    <w:next w:val="author"/>
    <w:rsid w:val="006B229F"/>
    <w:pPr>
      <w:keepNext/>
      <w:keepLines/>
      <w:pageBreakBefore/>
      <w:tabs>
        <w:tab w:val="left" w:pos="284"/>
      </w:tabs>
      <w:suppressAutoHyphens/>
      <w:spacing w:after="460" w:line="348" w:lineRule="exact"/>
      <w:jc w:val="center"/>
    </w:pPr>
    <w:rPr>
      <w:b/>
      <w:sz w:val="28"/>
    </w:rPr>
  </w:style>
  <w:style w:type="paragraph" w:customStyle="1" w:styleId="author">
    <w:name w:val="author"/>
    <w:basedOn w:val="Normal"/>
    <w:next w:val="authorinfo"/>
    <w:rsid w:val="006B229F"/>
    <w:pPr>
      <w:spacing w:after="220"/>
      <w:jc w:val="center"/>
    </w:pPr>
  </w:style>
  <w:style w:type="paragraph" w:customStyle="1" w:styleId="authorinfo">
    <w:name w:val="authorinfo"/>
    <w:basedOn w:val="Normal"/>
    <w:next w:val="email"/>
    <w:rsid w:val="006B229F"/>
    <w:pPr>
      <w:jc w:val="center"/>
    </w:pPr>
    <w:rPr>
      <w:sz w:val="18"/>
    </w:rPr>
  </w:style>
  <w:style w:type="paragraph" w:customStyle="1" w:styleId="email">
    <w:name w:val="email"/>
    <w:basedOn w:val="Normal"/>
    <w:next w:val="abstract"/>
    <w:rsid w:val="006B229F"/>
    <w:pPr>
      <w:jc w:val="center"/>
    </w:pPr>
    <w:rPr>
      <w:sz w:val="18"/>
    </w:rPr>
  </w:style>
  <w:style w:type="paragraph" w:customStyle="1" w:styleId="heading10">
    <w:name w:val="heading1"/>
    <w:basedOn w:val="Normal"/>
    <w:next w:val="p1a"/>
    <w:rsid w:val="006B229F"/>
    <w:pPr>
      <w:keepNext/>
      <w:keepLines/>
      <w:tabs>
        <w:tab w:val="left" w:pos="454"/>
      </w:tabs>
      <w:suppressAutoHyphens/>
      <w:spacing w:before="520" w:after="280"/>
      <w:ind w:firstLine="0"/>
    </w:pPr>
    <w:rPr>
      <w:b/>
      <w:sz w:val="24"/>
    </w:rPr>
  </w:style>
  <w:style w:type="paragraph" w:customStyle="1" w:styleId="heading20">
    <w:name w:val="heading2"/>
    <w:basedOn w:val="Normal"/>
    <w:next w:val="p1a"/>
    <w:rsid w:val="006B229F"/>
    <w:pPr>
      <w:keepNext/>
      <w:keepLines/>
      <w:tabs>
        <w:tab w:val="left" w:pos="510"/>
      </w:tabs>
      <w:suppressAutoHyphens/>
      <w:spacing w:before="440" w:after="220"/>
      <w:ind w:firstLine="0"/>
    </w:pPr>
    <w:rPr>
      <w:b/>
    </w:rPr>
  </w:style>
  <w:style w:type="paragraph" w:customStyle="1" w:styleId="heading30">
    <w:name w:val="heading3"/>
    <w:basedOn w:val="Normal"/>
    <w:next w:val="p1a"/>
    <w:link w:val="heading3Zchn"/>
    <w:rsid w:val="006B229F"/>
    <w:pPr>
      <w:keepNext/>
      <w:keepLines/>
      <w:tabs>
        <w:tab w:val="left" w:pos="284"/>
      </w:tabs>
      <w:suppressAutoHyphens/>
      <w:spacing w:before="320"/>
      <w:ind w:firstLine="0"/>
    </w:pPr>
    <w:rPr>
      <w:b/>
    </w:rPr>
  </w:style>
  <w:style w:type="paragraph" w:customStyle="1" w:styleId="equation">
    <w:name w:val="equation"/>
    <w:basedOn w:val="Normal"/>
    <w:next w:val="Normal"/>
    <w:rsid w:val="006B229F"/>
    <w:pPr>
      <w:tabs>
        <w:tab w:val="left" w:pos="6237"/>
      </w:tabs>
      <w:spacing w:before="120" w:after="120"/>
      <w:ind w:left="227"/>
      <w:jc w:val="center"/>
    </w:pPr>
  </w:style>
  <w:style w:type="paragraph" w:customStyle="1" w:styleId="figlegend">
    <w:name w:val="figlegend"/>
    <w:basedOn w:val="Normal"/>
    <w:next w:val="Normal"/>
    <w:rsid w:val="006B229F"/>
    <w:pPr>
      <w:keepNext/>
      <w:keepLines/>
      <w:spacing w:before="120" w:after="240"/>
      <w:ind w:firstLine="0"/>
    </w:pPr>
    <w:rPr>
      <w:sz w:val="18"/>
    </w:rPr>
  </w:style>
  <w:style w:type="paragraph" w:customStyle="1" w:styleId="tablelegend">
    <w:name w:val="tablelegend"/>
    <w:basedOn w:val="Normal"/>
    <w:next w:val="Normal"/>
    <w:rsid w:val="006B229F"/>
    <w:pPr>
      <w:keepNext/>
      <w:keepLines/>
      <w:spacing w:before="240" w:after="120"/>
      <w:ind w:firstLine="0"/>
    </w:pPr>
    <w:rPr>
      <w:sz w:val="18"/>
      <w:lang w:val="de-DE"/>
    </w:rPr>
  </w:style>
  <w:style w:type="paragraph" w:customStyle="1" w:styleId="abstract">
    <w:name w:val="abstract"/>
    <w:basedOn w:val="p1a"/>
    <w:next w:val="heading10"/>
    <w:rsid w:val="006B229F"/>
    <w:pPr>
      <w:spacing w:before="600" w:after="120"/>
      <w:ind w:left="567" w:right="567"/>
    </w:pPr>
    <w:rPr>
      <w:sz w:val="18"/>
    </w:rPr>
  </w:style>
  <w:style w:type="paragraph" w:customStyle="1" w:styleId="p1a">
    <w:name w:val="p1a"/>
    <w:basedOn w:val="Normal"/>
    <w:next w:val="Normal"/>
    <w:link w:val="p1aZchn"/>
    <w:rsid w:val="006B229F"/>
    <w:pPr>
      <w:ind w:firstLine="0"/>
    </w:pPr>
  </w:style>
  <w:style w:type="paragraph" w:customStyle="1" w:styleId="reference">
    <w:name w:val="reference"/>
    <w:basedOn w:val="Normal"/>
    <w:rsid w:val="006B229F"/>
    <w:pPr>
      <w:ind w:left="227" w:hanging="227"/>
    </w:pPr>
    <w:rPr>
      <w:sz w:val="18"/>
    </w:rPr>
  </w:style>
  <w:style w:type="character" w:styleId="FootnoteReference">
    <w:name w:val="footnote reference"/>
    <w:semiHidden/>
    <w:rsid w:val="006B229F"/>
    <w:rPr>
      <w:position w:val="6"/>
      <w:sz w:val="12"/>
      <w:vertAlign w:val="baseline"/>
    </w:rPr>
  </w:style>
  <w:style w:type="paragraph" w:customStyle="1" w:styleId="Runninghead-left">
    <w:name w:val="Running head - left"/>
    <w:basedOn w:val="Normal"/>
    <w:rsid w:val="006B229F"/>
    <w:pPr>
      <w:tabs>
        <w:tab w:val="left" w:pos="680"/>
        <w:tab w:val="right" w:pos="6237"/>
        <w:tab w:val="right" w:pos="6917"/>
      </w:tabs>
      <w:spacing w:after="240" w:line="240" w:lineRule="exact"/>
      <w:ind w:firstLine="0"/>
      <w:jc w:val="left"/>
    </w:pPr>
    <w:rPr>
      <w:sz w:val="18"/>
    </w:rPr>
  </w:style>
  <w:style w:type="paragraph" w:customStyle="1" w:styleId="Runninghead-right">
    <w:name w:val="Running head - right"/>
    <w:basedOn w:val="Runninghead-left"/>
    <w:rsid w:val="006B229F"/>
    <w:pPr>
      <w:jc w:val="right"/>
    </w:pPr>
  </w:style>
  <w:style w:type="paragraph" w:customStyle="1" w:styleId="BulletItem0">
    <w:name w:val="Bullet Item"/>
    <w:basedOn w:val="Item"/>
    <w:rsid w:val="006B229F"/>
  </w:style>
  <w:style w:type="paragraph" w:customStyle="1" w:styleId="Item">
    <w:name w:val="Item"/>
    <w:basedOn w:val="Normal"/>
    <w:next w:val="Normal"/>
    <w:rsid w:val="006B229F"/>
    <w:pPr>
      <w:tabs>
        <w:tab w:val="left" w:pos="227"/>
        <w:tab w:val="left" w:pos="454"/>
      </w:tabs>
      <w:ind w:left="227" w:hanging="227"/>
    </w:pPr>
  </w:style>
  <w:style w:type="paragraph" w:customStyle="1" w:styleId="NumberedItem">
    <w:name w:val="Numbered Item"/>
    <w:basedOn w:val="Item"/>
    <w:rsid w:val="006B229F"/>
  </w:style>
  <w:style w:type="paragraph" w:styleId="FootnoteText">
    <w:name w:val="footnote text"/>
    <w:basedOn w:val="Normal"/>
    <w:semiHidden/>
    <w:rsid w:val="006B229F"/>
    <w:pPr>
      <w:tabs>
        <w:tab w:val="left" w:pos="170"/>
      </w:tabs>
      <w:ind w:left="170" w:hanging="170"/>
    </w:pPr>
    <w:rPr>
      <w:sz w:val="18"/>
    </w:rPr>
  </w:style>
  <w:style w:type="paragraph" w:customStyle="1" w:styleId="programcode">
    <w:name w:val="programcode"/>
    <w:basedOn w:val="Normal"/>
    <w:rsid w:val="006B229F"/>
    <w:pPr>
      <w:tabs>
        <w:tab w:val="left" w:pos="1361"/>
        <w:tab w:val="left" w:pos="1531"/>
        <w:tab w:val="left" w:pos="1701"/>
        <w:tab w:val="left" w:pos="1871"/>
        <w:tab w:val="left" w:pos="2041"/>
        <w:tab w:val="left" w:pos="2211"/>
        <w:tab w:val="left" w:pos="2381"/>
        <w:tab w:val="left" w:pos="2552"/>
      </w:tabs>
      <w:spacing w:before="120" w:after="120"/>
      <w:ind w:left="227" w:firstLine="0"/>
      <w:jc w:val="left"/>
    </w:pPr>
    <w:rPr>
      <w:rFonts w:ascii="Courier" w:hAnsi="Courier"/>
    </w:rPr>
  </w:style>
  <w:style w:type="paragraph" w:customStyle="1" w:styleId="FunotentextFootnote">
    <w:name w:val="Fußnotentext.Footnote"/>
    <w:basedOn w:val="Normal"/>
    <w:rsid w:val="006B229F"/>
    <w:pPr>
      <w:tabs>
        <w:tab w:val="left" w:pos="170"/>
      </w:tabs>
      <w:ind w:left="170" w:hanging="170"/>
    </w:pPr>
    <w:rPr>
      <w:sz w:val="18"/>
    </w:rPr>
  </w:style>
  <w:style w:type="paragraph" w:styleId="Caption">
    <w:name w:val="caption"/>
    <w:basedOn w:val="Normal"/>
    <w:next w:val="Normal"/>
    <w:qFormat/>
    <w:rsid w:val="006B229F"/>
    <w:pPr>
      <w:spacing w:before="120" w:after="120"/>
    </w:pPr>
    <w:rPr>
      <w:b/>
    </w:rPr>
  </w:style>
  <w:style w:type="paragraph" w:customStyle="1" w:styleId="heading40">
    <w:name w:val="heading4"/>
    <w:basedOn w:val="Normal"/>
    <w:next w:val="p1a"/>
    <w:rsid w:val="006B229F"/>
    <w:pPr>
      <w:spacing w:before="320"/>
      <w:ind w:firstLine="0"/>
    </w:pPr>
    <w:rPr>
      <w:i/>
    </w:rPr>
  </w:style>
  <w:style w:type="paragraph" w:customStyle="1" w:styleId="address">
    <w:name w:val="address"/>
    <w:basedOn w:val="Normal"/>
    <w:next w:val="email"/>
    <w:rsid w:val="009B1D59"/>
    <w:pPr>
      <w:jc w:val="center"/>
    </w:pPr>
    <w:rPr>
      <w:sz w:val="18"/>
    </w:rPr>
  </w:style>
  <w:style w:type="paragraph" w:customStyle="1" w:styleId="figurelegend">
    <w:name w:val="figure legend"/>
    <w:basedOn w:val="Normal"/>
    <w:next w:val="Normal"/>
    <w:rsid w:val="009B1D59"/>
    <w:pPr>
      <w:keepNext/>
      <w:keepLines/>
      <w:spacing w:before="120" w:after="240"/>
      <w:ind w:firstLine="0"/>
    </w:pPr>
    <w:rPr>
      <w:sz w:val="18"/>
    </w:rPr>
  </w:style>
  <w:style w:type="paragraph" w:customStyle="1" w:styleId="tabletitle">
    <w:name w:val="table title"/>
    <w:basedOn w:val="Normal"/>
    <w:next w:val="Normal"/>
    <w:rsid w:val="009B1D59"/>
    <w:pPr>
      <w:keepNext/>
      <w:keepLines/>
      <w:spacing w:before="240" w:after="120"/>
      <w:ind w:firstLine="0"/>
    </w:pPr>
    <w:rPr>
      <w:sz w:val="18"/>
      <w:lang w:val="de-DE"/>
    </w:rPr>
  </w:style>
  <w:style w:type="paragraph" w:customStyle="1" w:styleId="referenceitem">
    <w:name w:val="referenceitem"/>
    <w:basedOn w:val="Normal"/>
    <w:rsid w:val="009B1D59"/>
    <w:pPr>
      <w:ind w:left="227" w:hanging="227"/>
    </w:pPr>
    <w:rPr>
      <w:sz w:val="18"/>
    </w:rPr>
  </w:style>
  <w:style w:type="character" w:styleId="Hyperlink">
    <w:name w:val="Hyperlink"/>
    <w:rsid w:val="009B1D59"/>
    <w:rPr>
      <w:color w:val="0000FF"/>
      <w:u w:val="single"/>
    </w:rPr>
  </w:style>
  <w:style w:type="paragraph" w:customStyle="1" w:styleId="BodyText21">
    <w:name w:val="Body Text 21"/>
    <w:basedOn w:val="Normal"/>
    <w:rsid w:val="009B1D59"/>
  </w:style>
  <w:style w:type="character" w:customStyle="1" w:styleId="heading3Zchn">
    <w:name w:val="heading3 Zchn"/>
    <w:link w:val="heading30"/>
    <w:rsid w:val="009F4136"/>
    <w:rPr>
      <w:rFonts w:ascii="Times" w:hAnsi="Times"/>
      <w:b/>
      <w:lang w:val="en-US" w:eastAsia="de-DE" w:bidi="ar-SA"/>
    </w:rPr>
  </w:style>
  <w:style w:type="character" w:customStyle="1" w:styleId="p1aZchn">
    <w:name w:val="p1a Zchn"/>
    <w:link w:val="p1a"/>
    <w:rsid w:val="009F4136"/>
    <w:rPr>
      <w:rFonts w:ascii="Times" w:hAnsi="Times"/>
      <w:lang w:val="en-US" w:eastAsia="de-DE" w:bidi="ar-SA"/>
    </w:rPr>
  </w:style>
  <w:style w:type="character" w:styleId="CommentReference">
    <w:name w:val="annotation reference"/>
    <w:semiHidden/>
    <w:rsid w:val="00C16F71"/>
    <w:rPr>
      <w:sz w:val="16"/>
      <w:szCs w:val="16"/>
    </w:rPr>
  </w:style>
  <w:style w:type="paragraph" w:styleId="CommentText">
    <w:name w:val="annotation text"/>
    <w:basedOn w:val="Normal"/>
    <w:semiHidden/>
    <w:rsid w:val="00C16F71"/>
  </w:style>
  <w:style w:type="paragraph" w:styleId="CommentSubject">
    <w:name w:val="annotation subject"/>
    <w:basedOn w:val="CommentText"/>
    <w:next w:val="CommentText"/>
    <w:semiHidden/>
    <w:rsid w:val="00C16F71"/>
    <w:rPr>
      <w:b/>
      <w:bCs/>
    </w:rPr>
  </w:style>
  <w:style w:type="paragraph" w:styleId="BalloonText">
    <w:name w:val="Balloon Text"/>
    <w:basedOn w:val="Normal"/>
    <w:semiHidden/>
    <w:rsid w:val="00C16F71"/>
    <w:rPr>
      <w:rFonts w:ascii="Tahoma" w:hAnsi="Tahoma" w:cs="Tahoma"/>
      <w:sz w:val="16"/>
      <w:szCs w:val="16"/>
    </w:rPr>
  </w:style>
  <w:style w:type="character" w:styleId="FollowedHyperlink">
    <w:name w:val="FollowedHyperlink"/>
    <w:rsid w:val="00F36F61"/>
    <w:rPr>
      <w:color w:val="800080"/>
      <w:u w:val="single"/>
    </w:rPr>
  </w:style>
  <w:style w:type="table" w:styleId="TableGrid">
    <w:name w:val="Table Grid"/>
    <w:basedOn w:val="TableNormal"/>
    <w:rsid w:val="00091D0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mail">
    <w:name w:val="e-mail"/>
    <w:rsid w:val="003E60BC"/>
    <w:rPr>
      <w:rFonts w:ascii="Courier" w:hAnsi="Courier"/>
      <w:noProof/>
    </w:rPr>
  </w:style>
  <w:style w:type="paragraph" w:customStyle="1" w:styleId="bulletitem">
    <w:name w:val="bulletitem"/>
    <w:basedOn w:val="Normal"/>
    <w:rsid w:val="005A0310"/>
    <w:pPr>
      <w:numPr>
        <w:numId w:val="4"/>
      </w:numPr>
      <w:overflowPunct w:val="0"/>
      <w:autoSpaceDE w:val="0"/>
      <w:autoSpaceDN w:val="0"/>
      <w:adjustRightInd w:val="0"/>
      <w:spacing w:before="160" w:after="160" w:line="240" w:lineRule="atLeast"/>
      <w:contextualSpacing/>
      <w:textAlignment w:val="baseline"/>
    </w:pPr>
    <w:rPr>
      <w:rFonts w:ascii="Times New Roman" w:hAnsi="Times New Roman"/>
      <w:lang w:eastAsia="en-US"/>
    </w:rPr>
  </w:style>
  <w:style w:type="numbering" w:customStyle="1" w:styleId="itemization1">
    <w:name w:val="itemization1"/>
    <w:basedOn w:val="NoList"/>
    <w:rsid w:val="005A0310"/>
    <w:pPr>
      <w:numPr>
        <w:numId w:val="4"/>
      </w:numPr>
    </w:pPr>
  </w:style>
  <w:style w:type="paragraph" w:customStyle="1" w:styleId="tablecaption">
    <w:name w:val="tablecaption"/>
    <w:basedOn w:val="Normal"/>
    <w:next w:val="Normal"/>
    <w:rsid w:val="00C37538"/>
    <w:pPr>
      <w:keepNext/>
      <w:keepLines/>
      <w:overflowPunct w:val="0"/>
      <w:autoSpaceDE w:val="0"/>
      <w:autoSpaceDN w:val="0"/>
      <w:adjustRightInd w:val="0"/>
      <w:spacing w:before="240" w:after="120" w:line="220" w:lineRule="atLeast"/>
      <w:ind w:firstLine="0"/>
      <w:jc w:val="center"/>
      <w:textAlignment w:val="baseline"/>
    </w:pPr>
    <w:rPr>
      <w:rFonts w:ascii="Times New Roman" w:hAnsi="Times New Roman"/>
      <w:sz w:val="18"/>
      <w:lang w:eastAsia="en-US"/>
    </w:rPr>
  </w:style>
  <w:style w:type="paragraph" w:customStyle="1" w:styleId="figurecaption">
    <w:name w:val="figurecaption"/>
    <w:basedOn w:val="Normal"/>
    <w:next w:val="Normal"/>
    <w:rsid w:val="00E66A8E"/>
    <w:pPr>
      <w:keepLines/>
      <w:overflowPunct w:val="0"/>
      <w:autoSpaceDE w:val="0"/>
      <w:autoSpaceDN w:val="0"/>
      <w:adjustRightInd w:val="0"/>
      <w:spacing w:before="120" w:after="240" w:line="220" w:lineRule="atLeast"/>
      <w:ind w:firstLine="0"/>
      <w:jc w:val="center"/>
      <w:textAlignment w:val="baseline"/>
    </w:pPr>
    <w:rPr>
      <w:rFonts w:ascii="Times New Roman" w:hAnsi="Times New Roman"/>
      <w:sz w:val="18"/>
      <w:lang w:eastAsia="en-US"/>
    </w:rPr>
  </w:style>
  <w:style w:type="numbering" w:customStyle="1" w:styleId="referencelist">
    <w:name w:val="referencelist"/>
    <w:basedOn w:val="NoList"/>
    <w:semiHidden/>
    <w:rsid w:val="00B75D25"/>
    <w:pPr>
      <w:numPr>
        <w:numId w:val="5"/>
      </w:numPr>
    </w:pPr>
  </w:style>
  <w:style w:type="character" w:styleId="UnresolvedMention">
    <w:name w:val="Unresolved Mention"/>
    <w:uiPriority w:val="99"/>
    <w:semiHidden/>
    <w:unhideWhenUsed/>
    <w:rsid w:val="001858A9"/>
    <w:rPr>
      <w:color w:val="605E5C"/>
      <w:shd w:val="clear" w:color="auto" w:fill="E1DFDD"/>
    </w:rPr>
  </w:style>
  <w:style w:type="paragraph" w:customStyle="1" w:styleId="EndNoteBibliographyTitle">
    <w:name w:val="EndNote Bibliography Title"/>
    <w:basedOn w:val="Normal"/>
    <w:link w:val="EndNoteBibliographyTitleChar"/>
    <w:rsid w:val="001858A9"/>
    <w:pPr>
      <w:jc w:val="center"/>
    </w:pPr>
    <w:rPr>
      <w:rFonts w:ascii="Times New Roman" w:hAnsi="Times New Roman"/>
      <w:noProof/>
      <w:sz w:val="18"/>
      <w:lang w:val="de-DE"/>
    </w:rPr>
  </w:style>
  <w:style w:type="character" w:customStyle="1" w:styleId="EndNoteBibliographyTitleChar">
    <w:name w:val="EndNote Bibliography Title Char"/>
    <w:link w:val="EndNoteBibliographyTitle"/>
    <w:rsid w:val="001858A9"/>
    <w:rPr>
      <w:noProof/>
      <w:sz w:val="18"/>
      <w:lang w:val="de-DE" w:eastAsia="de-DE"/>
    </w:rPr>
  </w:style>
  <w:style w:type="paragraph" w:customStyle="1" w:styleId="EndNoteBibliography">
    <w:name w:val="EndNote Bibliography"/>
    <w:basedOn w:val="Normal"/>
    <w:link w:val="EndNoteBibliographyChar"/>
    <w:rsid w:val="001858A9"/>
    <w:rPr>
      <w:rFonts w:ascii="Times New Roman" w:hAnsi="Times New Roman"/>
      <w:noProof/>
      <w:sz w:val="18"/>
      <w:lang w:val="de-DE"/>
    </w:rPr>
  </w:style>
  <w:style w:type="character" w:customStyle="1" w:styleId="EndNoteBibliographyChar">
    <w:name w:val="EndNote Bibliography Char"/>
    <w:link w:val="EndNoteBibliography"/>
    <w:rsid w:val="001858A9"/>
    <w:rPr>
      <w:noProof/>
      <w:sz w:val="18"/>
      <w:lang w:val="de-DE" w:eastAsia="de-DE"/>
    </w:rPr>
  </w:style>
  <w:style w:type="character" w:customStyle="1" w:styleId="rynqvb">
    <w:name w:val="rynqvb"/>
    <w:basedOn w:val="DefaultParagraphFont"/>
    <w:rsid w:val="00341795"/>
  </w:style>
  <w:style w:type="character" w:customStyle="1" w:styleId="given-name">
    <w:name w:val="given-name"/>
    <w:basedOn w:val="DefaultParagraphFont"/>
    <w:rsid w:val="00605371"/>
  </w:style>
  <w:style w:type="character" w:customStyle="1" w:styleId="text">
    <w:name w:val="text"/>
    <w:basedOn w:val="DefaultParagraphFont"/>
    <w:rsid w:val="00605371"/>
  </w:style>
  <w:style w:type="paragraph" w:styleId="NormalWeb">
    <w:name w:val="Normal (Web)"/>
    <w:basedOn w:val="Normal"/>
    <w:uiPriority w:val="99"/>
    <w:unhideWhenUsed/>
    <w:rsid w:val="00467272"/>
    <w:pPr>
      <w:spacing w:before="100" w:beforeAutospacing="1" w:after="100" w:afterAutospacing="1"/>
      <w:ind w:firstLine="0"/>
      <w:jc w:val="left"/>
    </w:pPr>
    <w:rPr>
      <w:rFonts w:ascii="Times New Roman" w:hAnsi="Times New Roman"/>
      <w:sz w:val="24"/>
      <w:szCs w:val="24"/>
      <w:lang w:eastAsia="zh-CN"/>
    </w:rPr>
  </w:style>
  <w:style w:type="paragraph" w:customStyle="1" w:styleId="noidungmoi">
    <w:name w:val="noidungmoi"/>
    <w:basedOn w:val="Normal"/>
    <w:autoRedefine/>
    <w:qFormat/>
    <w:rsid w:val="00503D5A"/>
    <w:pPr>
      <w:spacing w:before="60" w:after="60"/>
      <w:ind w:firstLine="346"/>
    </w:pPr>
    <w:rPr>
      <w:rFonts w:ascii="Times New Roman" w:hAnsi="Times New Roman"/>
      <w:noProof/>
      <w:sz w:val="22"/>
      <w:szCs w:val="22"/>
      <w:lang w:eastAsia="en-US"/>
    </w:rPr>
  </w:style>
  <w:style w:type="paragraph" w:customStyle="1" w:styleId="tenbang1">
    <w:name w:val="tenbang1"/>
    <w:basedOn w:val="Normal"/>
    <w:autoRedefine/>
    <w:qFormat/>
    <w:rsid w:val="00503D5A"/>
    <w:pPr>
      <w:spacing w:before="200" w:after="200"/>
      <w:ind w:firstLine="0"/>
      <w:jc w:val="center"/>
    </w:pPr>
    <w:rPr>
      <w:rFonts w:ascii="Times New Roman" w:hAnsi="Times New Roman"/>
      <w:bCs/>
      <w:lang w:eastAsia="en-US"/>
    </w:rPr>
  </w:style>
  <w:style w:type="paragraph" w:styleId="Revision">
    <w:name w:val="Revision"/>
    <w:hidden/>
    <w:uiPriority w:val="99"/>
    <w:semiHidden/>
    <w:rsid w:val="007339B5"/>
    <w:rPr>
      <w:rFonts w:ascii="Times" w:hAnsi="Times"/>
      <w:lang w:eastAsia="de-DE"/>
    </w:rPr>
  </w:style>
  <w:style w:type="character" w:styleId="PlaceholderText">
    <w:name w:val="Placeholder Text"/>
    <w:basedOn w:val="DefaultParagraphFont"/>
    <w:uiPriority w:val="99"/>
    <w:semiHidden/>
    <w:rsid w:val="00F6676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8787053">
      <w:bodyDiv w:val="1"/>
      <w:marLeft w:val="0"/>
      <w:marRight w:val="0"/>
      <w:marTop w:val="0"/>
      <w:marBottom w:val="0"/>
      <w:divBdr>
        <w:top w:val="none" w:sz="0" w:space="0" w:color="auto"/>
        <w:left w:val="none" w:sz="0" w:space="0" w:color="auto"/>
        <w:bottom w:val="none" w:sz="0" w:space="0" w:color="auto"/>
        <w:right w:val="none" w:sz="0" w:space="0" w:color="auto"/>
      </w:divBdr>
      <w:divsChild>
        <w:div w:id="1152794750">
          <w:marLeft w:val="0"/>
          <w:marRight w:val="0"/>
          <w:marTop w:val="0"/>
          <w:marBottom w:val="0"/>
          <w:divBdr>
            <w:top w:val="single" w:sz="2" w:space="0" w:color="E3E3E3"/>
            <w:left w:val="single" w:sz="2" w:space="0" w:color="E3E3E3"/>
            <w:bottom w:val="single" w:sz="2" w:space="0" w:color="E3E3E3"/>
            <w:right w:val="single" w:sz="2" w:space="0" w:color="E3E3E3"/>
          </w:divBdr>
          <w:divsChild>
            <w:div w:id="1393772017">
              <w:marLeft w:val="0"/>
              <w:marRight w:val="0"/>
              <w:marTop w:val="0"/>
              <w:marBottom w:val="0"/>
              <w:divBdr>
                <w:top w:val="single" w:sz="2" w:space="0" w:color="E3E3E3"/>
                <w:left w:val="single" w:sz="2" w:space="0" w:color="E3E3E3"/>
                <w:bottom w:val="single" w:sz="2" w:space="0" w:color="E3E3E3"/>
                <w:right w:val="single" w:sz="2" w:space="0" w:color="E3E3E3"/>
              </w:divBdr>
              <w:divsChild>
                <w:div w:id="792023158">
                  <w:marLeft w:val="0"/>
                  <w:marRight w:val="0"/>
                  <w:marTop w:val="0"/>
                  <w:marBottom w:val="0"/>
                  <w:divBdr>
                    <w:top w:val="single" w:sz="2" w:space="0" w:color="E3E3E3"/>
                    <w:left w:val="single" w:sz="2" w:space="0" w:color="E3E3E3"/>
                    <w:bottom w:val="single" w:sz="2" w:space="0" w:color="E3E3E3"/>
                    <w:right w:val="single" w:sz="2" w:space="0" w:color="E3E3E3"/>
                  </w:divBdr>
                  <w:divsChild>
                    <w:div w:id="2085448342">
                      <w:marLeft w:val="0"/>
                      <w:marRight w:val="0"/>
                      <w:marTop w:val="0"/>
                      <w:marBottom w:val="0"/>
                      <w:divBdr>
                        <w:top w:val="single" w:sz="2" w:space="0" w:color="E3E3E3"/>
                        <w:left w:val="single" w:sz="2" w:space="0" w:color="E3E3E3"/>
                        <w:bottom w:val="single" w:sz="2" w:space="0" w:color="E3E3E3"/>
                        <w:right w:val="single" w:sz="2" w:space="0" w:color="E3E3E3"/>
                      </w:divBdr>
                      <w:divsChild>
                        <w:div w:id="100297175">
                          <w:marLeft w:val="0"/>
                          <w:marRight w:val="0"/>
                          <w:marTop w:val="0"/>
                          <w:marBottom w:val="0"/>
                          <w:divBdr>
                            <w:top w:val="single" w:sz="2" w:space="0" w:color="E3E3E3"/>
                            <w:left w:val="single" w:sz="2" w:space="0" w:color="E3E3E3"/>
                            <w:bottom w:val="single" w:sz="2" w:space="0" w:color="E3E3E3"/>
                            <w:right w:val="single" w:sz="2" w:space="0" w:color="E3E3E3"/>
                          </w:divBdr>
                          <w:divsChild>
                            <w:div w:id="903416256">
                              <w:marLeft w:val="0"/>
                              <w:marRight w:val="0"/>
                              <w:marTop w:val="0"/>
                              <w:marBottom w:val="0"/>
                              <w:divBdr>
                                <w:top w:val="single" w:sz="2" w:space="0" w:color="E3E3E3"/>
                                <w:left w:val="single" w:sz="2" w:space="0" w:color="E3E3E3"/>
                                <w:bottom w:val="single" w:sz="2" w:space="0" w:color="E3E3E3"/>
                                <w:right w:val="single" w:sz="2" w:space="0" w:color="E3E3E3"/>
                              </w:divBdr>
                              <w:divsChild>
                                <w:div w:id="1598713184">
                                  <w:marLeft w:val="0"/>
                                  <w:marRight w:val="0"/>
                                  <w:marTop w:val="100"/>
                                  <w:marBottom w:val="100"/>
                                  <w:divBdr>
                                    <w:top w:val="single" w:sz="2" w:space="0" w:color="E3E3E3"/>
                                    <w:left w:val="single" w:sz="2" w:space="0" w:color="E3E3E3"/>
                                    <w:bottom w:val="single" w:sz="2" w:space="0" w:color="E3E3E3"/>
                                    <w:right w:val="single" w:sz="2" w:space="0" w:color="E3E3E3"/>
                                  </w:divBdr>
                                  <w:divsChild>
                                    <w:div w:id="800343668">
                                      <w:marLeft w:val="0"/>
                                      <w:marRight w:val="0"/>
                                      <w:marTop w:val="0"/>
                                      <w:marBottom w:val="0"/>
                                      <w:divBdr>
                                        <w:top w:val="single" w:sz="2" w:space="0" w:color="E3E3E3"/>
                                        <w:left w:val="single" w:sz="2" w:space="0" w:color="E3E3E3"/>
                                        <w:bottom w:val="single" w:sz="2" w:space="0" w:color="E3E3E3"/>
                                        <w:right w:val="single" w:sz="2" w:space="0" w:color="E3E3E3"/>
                                      </w:divBdr>
                                      <w:divsChild>
                                        <w:div w:id="1402099489">
                                          <w:marLeft w:val="0"/>
                                          <w:marRight w:val="0"/>
                                          <w:marTop w:val="0"/>
                                          <w:marBottom w:val="0"/>
                                          <w:divBdr>
                                            <w:top w:val="single" w:sz="2" w:space="0" w:color="E3E3E3"/>
                                            <w:left w:val="single" w:sz="2" w:space="0" w:color="E3E3E3"/>
                                            <w:bottom w:val="single" w:sz="2" w:space="0" w:color="E3E3E3"/>
                                            <w:right w:val="single" w:sz="2" w:space="0" w:color="E3E3E3"/>
                                          </w:divBdr>
                                          <w:divsChild>
                                            <w:div w:id="1625309477">
                                              <w:marLeft w:val="0"/>
                                              <w:marRight w:val="0"/>
                                              <w:marTop w:val="0"/>
                                              <w:marBottom w:val="0"/>
                                              <w:divBdr>
                                                <w:top w:val="single" w:sz="2" w:space="0" w:color="E3E3E3"/>
                                                <w:left w:val="single" w:sz="2" w:space="0" w:color="E3E3E3"/>
                                                <w:bottom w:val="single" w:sz="2" w:space="0" w:color="E3E3E3"/>
                                                <w:right w:val="single" w:sz="2" w:space="0" w:color="E3E3E3"/>
                                              </w:divBdr>
                                              <w:divsChild>
                                                <w:div w:id="1430811695">
                                                  <w:marLeft w:val="0"/>
                                                  <w:marRight w:val="0"/>
                                                  <w:marTop w:val="0"/>
                                                  <w:marBottom w:val="0"/>
                                                  <w:divBdr>
                                                    <w:top w:val="single" w:sz="2" w:space="0" w:color="E3E3E3"/>
                                                    <w:left w:val="single" w:sz="2" w:space="0" w:color="E3E3E3"/>
                                                    <w:bottom w:val="single" w:sz="2" w:space="0" w:color="E3E3E3"/>
                                                    <w:right w:val="single" w:sz="2" w:space="0" w:color="E3E3E3"/>
                                                  </w:divBdr>
                                                  <w:divsChild>
                                                    <w:div w:id="1138374055">
                                                      <w:marLeft w:val="0"/>
                                                      <w:marRight w:val="0"/>
                                                      <w:marTop w:val="0"/>
                                                      <w:marBottom w:val="0"/>
                                                      <w:divBdr>
                                                        <w:top w:val="single" w:sz="2" w:space="0" w:color="E3E3E3"/>
                                                        <w:left w:val="single" w:sz="2" w:space="0" w:color="E3E3E3"/>
                                                        <w:bottom w:val="single" w:sz="2" w:space="0" w:color="E3E3E3"/>
                                                        <w:right w:val="single" w:sz="2" w:space="0" w:color="E3E3E3"/>
                                                      </w:divBdr>
                                                      <w:divsChild>
                                                        <w:div w:id="6209589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255895872">
          <w:marLeft w:val="0"/>
          <w:marRight w:val="0"/>
          <w:marTop w:val="0"/>
          <w:marBottom w:val="0"/>
          <w:divBdr>
            <w:top w:val="none" w:sz="0" w:space="0" w:color="auto"/>
            <w:left w:val="none" w:sz="0" w:space="0" w:color="auto"/>
            <w:bottom w:val="none" w:sz="0" w:space="0" w:color="auto"/>
            <w:right w:val="none" w:sz="0" w:space="0" w:color="auto"/>
          </w:divBdr>
          <w:divsChild>
            <w:div w:id="2106920112">
              <w:marLeft w:val="0"/>
              <w:marRight w:val="0"/>
              <w:marTop w:val="100"/>
              <w:marBottom w:val="100"/>
              <w:divBdr>
                <w:top w:val="single" w:sz="2" w:space="0" w:color="E3E3E3"/>
                <w:left w:val="single" w:sz="2" w:space="0" w:color="E3E3E3"/>
                <w:bottom w:val="single" w:sz="2" w:space="0" w:color="E3E3E3"/>
                <w:right w:val="single" w:sz="2" w:space="0" w:color="E3E3E3"/>
              </w:divBdr>
              <w:divsChild>
                <w:div w:id="39061842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230194189">
      <w:bodyDiv w:val="1"/>
      <w:marLeft w:val="0"/>
      <w:marRight w:val="0"/>
      <w:marTop w:val="0"/>
      <w:marBottom w:val="0"/>
      <w:divBdr>
        <w:top w:val="none" w:sz="0" w:space="0" w:color="auto"/>
        <w:left w:val="none" w:sz="0" w:space="0" w:color="auto"/>
        <w:bottom w:val="none" w:sz="0" w:space="0" w:color="auto"/>
        <w:right w:val="none" w:sz="0" w:space="0" w:color="auto"/>
      </w:divBdr>
    </w:div>
    <w:div w:id="240916563">
      <w:bodyDiv w:val="1"/>
      <w:marLeft w:val="0"/>
      <w:marRight w:val="0"/>
      <w:marTop w:val="0"/>
      <w:marBottom w:val="0"/>
      <w:divBdr>
        <w:top w:val="none" w:sz="0" w:space="0" w:color="auto"/>
        <w:left w:val="none" w:sz="0" w:space="0" w:color="auto"/>
        <w:bottom w:val="none" w:sz="0" w:space="0" w:color="auto"/>
        <w:right w:val="none" w:sz="0" w:space="0" w:color="auto"/>
      </w:divBdr>
      <w:divsChild>
        <w:div w:id="136269119">
          <w:marLeft w:val="0"/>
          <w:marRight w:val="0"/>
          <w:marTop w:val="0"/>
          <w:marBottom w:val="0"/>
          <w:divBdr>
            <w:top w:val="none" w:sz="0" w:space="0" w:color="auto"/>
            <w:left w:val="none" w:sz="0" w:space="0" w:color="auto"/>
            <w:bottom w:val="none" w:sz="0" w:space="0" w:color="auto"/>
            <w:right w:val="none" w:sz="0" w:space="0" w:color="auto"/>
          </w:divBdr>
        </w:div>
        <w:div w:id="1381630276">
          <w:marLeft w:val="0"/>
          <w:marRight w:val="0"/>
          <w:marTop w:val="0"/>
          <w:marBottom w:val="0"/>
          <w:divBdr>
            <w:top w:val="single" w:sz="2" w:space="0" w:color="D9D9E3"/>
            <w:left w:val="single" w:sz="2" w:space="0" w:color="D9D9E3"/>
            <w:bottom w:val="single" w:sz="2" w:space="0" w:color="D9D9E3"/>
            <w:right w:val="single" w:sz="2" w:space="0" w:color="D9D9E3"/>
          </w:divBdr>
          <w:divsChild>
            <w:div w:id="404302219">
              <w:marLeft w:val="0"/>
              <w:marRight w:val="0"/>
              <w:marTop w:val="0"/>
              <w:marBottom w:val="0"/>
              <w:divBdr>
                <w:top w:val="single" w:sz="2" w:space="0" w:color="D9D9E3"/>
                <w:left w:val="single" w:sz="2" w:space="0" w:color="D9D9E3"/>
                <w:bottom w:val="single" w:sz="2" w:space="0" w:color="D9D9E3"/>
                <w:right w:val="single" w:sz="2" w:space="0" w:color="D9D9E3"/>
              </w:divBdr>
              <w:divsChild>
                <w:div w:id="1565795291">
                  <w:marLeft w:val="0"/>
                  <w:marRight w:val="0"/>
                  <w:marTop w:val="0"/>
                  <w:marBottom w:val="0"/>
                  <w:divBdr>
                    <w:top w:val="single" w:sz="2" w:space="0" w:color="D9D9E3"/>
                    <w:left w:val="single" w:sz="2" w:space="0" w:color="D9D9E3"/>
                    <w:bottom w:val="single" w:sz="2" w:space="0" w:color="D9D9E3"/>
                    <w:right w:val="single" w:sz="2" w:space="0" w:color="D9D9E3"/>
                  </w:divBdr>
                  <w:divsChild>
                    <w:div w:id="1625770125">
                      <w:marLeft w:val="0"/>
                      <w:marRight w:val="0"/>
                      <w:marTop w:val="0"/>
                      <w:marBottom w:val="0"/>
                      <w:divBdr>
                        <w:top w:val="single" w:sz="2" w:space="0" w:color="D9D9E3"/>
                        <w:left w:val="single" w:sz="2" w:space="0" w:color="D9D9E3"/>
                        <w:bottom w:val="single" w:sz="2" w:space="0" w:color="D9D9E3"/>
                        <w:right w:val="single" w:sz="2" w:space="0" w:color="D9D9E3"/>
                      </w:divBdr>
                      <w:divsChild>
                        <w:div w:id="1064790740">
                          <w:marLeft w:val="0"/>
                          <w:marRight w:val="0"/>
                          <w:marTop w:val="0"/>
                          <w:marBottom w:val="0"/>
                          <w:divBdr>
                            <w:top w:val="single" w:sz="2" w:space="0" w:color="auto"/>
                            <w:left w:val="single" w:sz="2" w:space="0" w:color="auto"/>
                            <w:bottom w:val="single" w:sz="6" w:space="0" w:color="auto"/>
                            <w:right w:val="single" w:sz="2" w:space="0" w:color="auto"/>
                          </w:divBdr>
                          <w:divsChild>
                            <w:div w:id="1121916968">
                              <w:marLeft w:val="0"/>
                              <w:marRight w:val="0"/>
                              <w:marTop w:val="100"/>
                              <w:marBottom w:val="100"/>
                              <w:divBdr>
                                <w:top w:val="single" w:sz="2" w:space="0" w:color="D9D9E3"/>
                                <w:left w:val="single" w:sz="2" w:space="0" w:color="D9D9E3"/>
                                <w:bottom w:val="single" w:sz="2" w:space="0" w:color="D9D9E3"/>
                                <w:right w:val="single" w:sz="2" w:space="0" w:color="D9D9E3"/>
                              </w:divBdr>
                              <w:divsChild>
                                <w:div w:id="1562980957">
                                  <w:marLeft w:val="0"/>
                                  <w:marRight w:val="0"/>
                                  <w:marTop w:val="0"/>
                                  <w:marBottom w:val="0"/>
                                  <w:divBdr>
                                    <w:top w:val="single" w:sz="2" w:space="0" w:color="D9D9E3"/>
                                    <w:left w:val="single" w:sz="2" w:space="0" w:color="D9D9E3"/>
                                    <w:bottom w:val="single" w:sz="2" w:space="0" w:color="D9D9E3"/>
                                    <w:right w:val="single" w:sz="2" w:space="0" w:color="D9D9E3"/>
                                  </w:divBdr>
                                  <w:divsChild>
                                    <w:div w:id="1248422378">
                                      <w:marLeft w:val="0"/>
                                      <w:marRight w:val="0"/>
                                      <w:marTop w:val="0"/>
                                      <w:marBottom w:val="0"/>
                                      <w:divBdr>
                                        <w:top w:val="single" w:sz="2" w:space="0" w:color="D9D9E3"/>
                                        <w:left w:val="single" w:sz="2" w:space="0" w:color="D9D9E3"/>
                                        <w:bottom w:val="single" w:sz="2" w:space="0" w:color="D9D9E3"/>
                                        <w:right w:val="single" w:sz="2" w:space="0" w:color="D9D9E3"/>
                                      </w:divBdr>
                                      <w:divsChild>
                                        <w:div w:id="1887830969">
                                          <w:marLeft w:val="0"/>
                                          <w:marRight w:val="0"/>
                                          <w:marTop w:val="0"/>
                                          <w:marBottom w:val="0"/>
                                          <w:divBdr>
                                            <w:top w:val="single" w:sz="2" w:space="0" w:color="D9D9E3"/>
                                            <w:left w:val="single" w:sz="2" w:space="0" w:color="D9D9E3"/>
                                            <w:bottom w:val="single" w:sz="2" w:space="0" w:color="D9D9E3"/>
                                            <w:right w:val="single" w:sz="2" w:space="0" w:color="D9D9E3"/>
                                          </w:divBdr>
                                          <w:divsChild>
                                            <w:div w:id="389234282">
                                              <w:marLeft w:val="0"/>
                                              <w:marRight w:val="0"/>
                                              <w:marTop w:val="0"/>
                                              <w:marBottom w:val="0"/>
                                              <w:divBdr>
                                                <w:top w:val="single" w:sz="2" w:space="0" w:color="D9D9E3"/>
                                                <w:left w:val="single" w:sz="2" w:space="0" w:color="D9D9E3"/>
                                                <w:bottom w:val="single" w:sz="2" w:space="0" w:color="D9D9E3"/>
                                                <w:right w:val="single" w:sz="2" w:space="0" w:color="D9D9E3"/>
                                              </w:divBdr>
                                              <w:divsChild>
                                                <w:div w:id="8013128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378557370">
      <w:bodyDiv w:val="1"/>
      <w:marLeft w:val="0"/>
      <w:marRight w:val="0"/>
      <w:marTop w:val="0"/>
      <w:marBottom w:val="0"/>
      <w:divBdr>
        <w:top w:val="none" w:sz="0" w:space="0" w:color="auto"/>
        <w:left w:val="none" w:sz="0" w:space="0" w:color="auto"/>
        <w:bottom w:val="none" w:sz="0" w:space="0" w:color="auto"/>
        <w:right w:val="none" w:sz="0" w:space="0" w:color="auto"/>
      </w:divBdr>
    </w:div>
    <w:div w:id="435906644">
      <w:bodyDiv w:val="1"/>
      <w:marLeft w:val="0"/>
      <w:marRight w:val="0"/>
      <w:marTop w:val="0"/>
      <w:marBottom w:val="0"/>
      <w:divBdr>
        <w:top w:val="none" w:sz="0" w:space="0" w:color="auto"/>
        <w:left w:val="none" w:sz="0" w:space="0" w:color="auto"/>
        <w:bottom w:val="none" w:sz="0" w:space="0" w:color="auto"/>
        <w:right w:val="none" w:sz="0" w:space="0" w:color="auto"/>
      </w:divBdr>
      <w:divsChild>
        <w:div w:id="286352981">
          <w:marLeft w:val="0"/>
          <w:marRight w:val="0"/>
          <w:marTop w:val="0"/>
          <w:marBottom w:val="0"/>
          <w:divBdr>
            <w:top w:val="none" w:sz="0" w:space="0" w:color="auto"/>
            <w:left w:val="none" w:sz="0" w:space="0" w:color="auto"/>
            <w:bottom w:val="none" w:sz="0" w:space="0" w:color="auto"/>
            <w:right w:val="none" w:sz="0" w:space="0" w:color="auto"/>
          </w:divBdr>
        </w:div>
        <w:div w:id="308097512">
          <w:marLeft w:val="0"/>
          <w:marRight w:val="0"/>
          <w:marTop w:val="0"/>
          <w:marBottom w:val="0"/>
          <w:divBdr>
            <w:top w:val="none" w:sz="0" w:space="0" w:color="auto"/>
            <w:left w:val="none" w:sz="0" w:space="0" w:color="auto"/>
            <w:bottom w:val="none" w:sz="0" w:space="0" w:color="auto"/>
            <w:right w:val="none" w:sz="0" w:space="0" w:color="auto"/>
          </w:divBdr>
        </w:div>
        <w:div w:id="1556427446">
          <w:marLeft w:val="0"/>
          <w:marRight w:val="0"/>
          <w:marTop w:val="0"/>
          <w:marBottom w:val="0"/>
          <w:divBdr>
            <w:top w:val="none" w:sz="0" w:space="0" w:color="auto"/>
            <w:left w:val="none" w:sz="0" w:space="0" w:color="auto"/>
            <w:bottom w:val="none" w:sz="0" w:space="0" w:color="auto"/>
            <w:right w:val="none" w:sz="0" w:space="0" w:color="auto"/>
          </w:divBdr>
        </w:div>
        <w:div w:id="1811046072">
          <w:marLeft w:val="0"/>
          <w:marRight w:val="0"/>
          <w:marTop w:val="0"/>
          <w:marBottom w:val="0"/>
          <w:divBdr>
            <w:top w:val="none" w:sz="0" w:space="0" w:color="auto"/>
            <w:left w:val="none" w:sz="0" w:space="0" w:color="auto"/>
            <w:bottom w:val="none" w:sz="0" w:space="0" w:color="auto"/>
            <w:right w:val="none" w:sz="0" w:space="0" w:color="auto"/>
          </w:divBdr>
        </w:div>
      </w:divsChild>
    </w:div>
    <w:div w:id="569392781">
      <w:bodyDiv w:val="1"/>
      <w:marLeft w:val="0"/>
      <w:marRight w:val="0"/>
      <w:marTop w:val="0"/>
      <w:marBottom w:val="0"/>
      <w:divBdr>
        <w:top w:val="none" w:sz="0" w:space="0" w:color="auto"/>
        <w:left w:val="none" w:sz="0" w:space="0" w:color="auto"/>
        <w:bottom w:val="none" w:sz="0" w:space="0" w:color="auto"/>
        <w:right w:val="none" w:sz="0" w:space="0" w:color="auto"/>
      </w:divBdr>
      <w:divsChild>
        <w:div w:id="888297749">
          <w:marLeft w:val="0"/>
          <w:marRight w:val="0"/>
          <w:marTop w:val="0"/>
          <w:marBottom w:val="0"/>
          <w:divBdr>
            <w:top w:val="none" w:sz="0" w:space="0" w:color="auto"/>
            <w:left w:val="none" w:sz="0" w:space="0" w:color="auto"/>
            <w:bottom w:val="none" w:sz="0" w:space="0" w:color="auto"/>
            <w:right w:val="none" w:sz="0" w:space="0" w:color="auto"/>
          </w:divBdr>
        </w:div>
        <w:div w:id="333458117">
          <w:marLeft w:val="0"/>
          <w:marRight w:val="0"/>
          <w:marTop w:val="0"/>
          <w:marBottom w:val="0"/>
          <w:divBdr>
            <w:top w:val="none" w:sz="0" w:space="0" w:color="auto"/>
            <w:left w:val="none" w:sz="0" w:space="0" w:color="auto"/>
            <w:bottom w:val="none" w:sz="0" w:space="0" w:color="auto"/>
            <w:right w:val="none" w:sz="0" w:space="0" w:color="auto"/>
          </w:divBdr>
        </w:div>
        <w:div w:id="1717195196">
          <w:marLeft w:val="0"/>
          <w:marRight w:val="0"/>
          <w:marTop w:val="0"/>
          <w:marBottom w:val="0"/>
          <w:divBdr>
            <w:top w:val="none" w:sz="0" w:space="0" w:color="auto"/>
            <w:left w:val="none" w:sz="0" w:space="0" w:color="auto"/>
            <w:bottom w:val="none" w:sz="0" w:space="0" w:color="auto"/>
            <w:right w:val="none" w:sz="0" w:space="0" w:color="auto"/>
          </w:divBdr>
        </w:div>
        <w:div w:id="1526093073">
          <w:marLeft w:val="0"/>
          <w:marRight w:val="0"/>
          <w:marTop w:val="240"/>
          <w:marBottom w:val="240"/>
          <w:divBdr>
            <w:top w:val="none" w:sz="0" w:space="0" w:color="auto"/>
            <w:left w:val="none" w:sz="0" w:space="0" w:color="auto"/>
            <w:bottom w:val="none" w:sz="0" w:space="0" w:color="auto"/>
            <w:right w:val="none" w:sz="0" w:space="0" w:color="auto"/>
          </w:divBdr>
          <w:divsChild>
            <w:div w:id="4018184">
              <w:marLeft w:val="102"/>
              <w:marRight w:val="205"/>
              <w:marTop w:val="240"/>
              <w:marBottom w:val="240"/>
              <w:divBdr>
                <w:top w:val="none" w:sz="0" w:space="0" w:color="auto"/>
                <w:left w:val="none" w:sz="0" w:space="0" w:color="auto"/>
                <w:bottom w:val="none" w:sz="0" w:space="0" w:color="auto"/>
                <w:right w:val="none" w:sz="0" w:space="0" w:color="auto"/>
              </w:divBdr>
              <w:divsChild>
                <w:div w:id="1172455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179043">
          <w:marLeft w:val="0"/>
          <w:marRight w:val="0"/>
          <w:marTop w:val="0"/>
          <w:marBottom w:val="0"/>
          <w:divBdr>
            <w:top w:val="none" w:sz="0" w:space="0" w:color="auto"/>
            <w:left w:val="none" w:sz="0" w:space="0" w:color="auto"/>
            <w:bottom w:val="none" w:sz="0" w:space="0" w:color="auto"/>
            <w:right w:val="none" w:sz="0" w:space="0" w:color="auto"/>
          </w:divBdr>
        </w:div>
        <w:div w:id="3944373">
          <w:marLeft w:val="0"/>
          <w:marRight w:val="0"/>
          <w:marTop w:val="0"/>
          <w:marBottom w:val="0"/>
          <w:divBdr>
            <w:top w:val="none" w:sz="0" w:space="0" w:color="auto"/>
            <w:left w:val="none" w:sz="0" w:space="0" w:color="auto"/>
            <w:bottom w:val="none" w:sz="0" w:space="0" w:color="auto"/>
            <w:right w:val="none" w:sz="0" w:space="0" w:color="auto"/>
          </w:divBdr>
        </w:div>
        <w:div w:id="1257326921">
          <w:marLeft w:val="0"/>
          <w:marRight w:val="0"/>
          <w:marTop w:val="0"/>
          <w:marBottom w:val="0"/>
          <w:divBdr>
            <w:top w:val="none" w:sz="0" w:space="0" w:color="auto"/>
            <w:left w:val="none" w:sz="0" w:space="0" w:color="auto"/>
            <w:bottom w:val="none" w:sz="0" w:space="0" w:color="auto"/>
            <w:right w:val="none" w:sz="0" w:space="0" w:color="auto"/>
          </w:divBdr>
        </w:div>
        <w:div w:id="502160778">
          <w:marLeft w:val="0"/>
          <w:marRight w:val="0"/>
          <w:marTop w:val="0"/>
          <w:marBottom w:val="0"/>
          <w:divBdr>
            <w:top w:val="none" w:sz="0" w:space="0" w:color="auto"/>
            <w:left w:val="none" w:sz="0" w:space="0" w:color="auto"/>
            <w:bottom w:val="none" w:sz="0" w:space="0" w:color="auto"/>
            <w:right w:val="none" w:sz="0" w:space="0" w:color="auto"/>
          </w:divBdr>
        </w:div>
        <w:div w:id="567495189">
          <w:marLeft w:val="0"/>
          <w:marRight w:val="0"/>
          <w:marTop w:val="0"/>
          <w:marBottom w:val="0"/>
          <w:divBdr>
            <w:top w:val="none" w:sz="0" w:space="0" w:color="auto"/>
            <w:left w:val="none" w:sz="0" w:space="0" w:color="auto"/>
            <w:bottom w:val="none" w:sz="0" w:space="0" w:color="auto"/>
            <w:right w:val="none" w:sz="0" w:space="0" w:color="auto"/>
          </w:divBdr>
        </w:div>
      </w:divsChild>
    </w:div>
    <w:div w:id="590819315">
      <w:bodyDiv w:val="1"/>
      <w:marLeft w:val="0"/>
      <w:marRight w:val="0"/>
      <w:marTop w:val="0"/>
      <w:marBottom w:val="0"/>
      <w:divBdr>
        <w:top w:val="none" w:sz="0" w:space="0" w:color="auto"/>
        <w:left w:val="none" w:sz="0" w:space="0" w:color="auto"/>
        <w:bottom w:val="none" w:sz="0" w:space="0" w:color="auto"/>
        <w:right w:val="none" w:sz="0" w:space="0" w:color="auto"/>
      </w:divBdr>
    </w:div>
    <w:div w:id="600796191">
      <w:bodyDiv w:val="1"/>
      <w:marLeft w:val="0"/>
      <w:marRight w:val="0"/>
      <w:marTop w:val="0"/>
      <w:marBottom w:val="0"/>
      <w:divBdr>
        <w:top w:val="none" w:sz="0" w:space="0" w:color="auto"/>
        <w:left w:val="none" w:sz="0" w:space="0" w:color="auto"/>
        <w:bottom w:val="none" w:sz="0" w:space="0" w:color="auto"/>
        <w:right w:val="none" w:sz="0" w:space="0" w:color="auto"/>
      </w:divBdr>
    </w:div>
    <w:div w:id="638917732">
      <w:bodyDiv w:val="1"/>
      <w:marLeft w:val="0"/>
      <w:marRight w:val="0"/>
      <w:marTop w:val="0"/>
      <w:marBottom w:val="0"/>
      <w:divBdr>
        <w:top w:val="none" w:sz="0" w:space="0" w:color="auto"/>
        <w:left w:val="none" w:sz="0" w:space="0" w:color="auto"/>
        <w:bottom w:val="none" w:sz="0" w:space="0" w:color="auto"/>
        <w:right w:val="none" w:sz="0" w:space="0" w:color="auto"/>
      </w:divBdr>
    </w:div>
    <w:div w:id="688946530">
      <w:bodyDiv w:val="1"/>
      <w:marLeft w:val="0"/>
      <w:marRight w:val="0"/>
      <w:marTop w:val="0"/>
      <w:marBottom w:val="0"/>
      <w:divBdr>
        <w:top w:val="none" w:sz="0" w:space="0" w:color="auto"/>
        <w:left w:val="none" w:sz="0" w:space="0" w:color="auto"/>
        <w:bottom w:val="none" w:sz="0" w:space="0" w:color="auto"/>
        <w:right w:val="none" w:sz="0" w:space="0" w:color="auto"/>
      </w:divBdr>
      <w:divsChild>
        <w:div w:id="912815358">
          <w:marLeft w:val="0"/>
          <w:marRight w:val="0"/>
          <w:marTop w:val="0"/>
          <w:marBottom w:val="0"/>
          <w:divBdr>
            <w:top w:val="single" w:sz="2" w:space="0" w:color="D9D9E3"/>
            <w:left w:val="single" w:sz="2" w:space="0" w:color="D9D9E3"/>
            <w:bottom w:val="single" w:sz="2" w:space="0" w:color="D9D9E3"/>
            <w:right w:val="single" w:sz="2" w:space="0" w:color="D9D9E3"/>
          </w:divBdr>
          <w:divsChild>
            <w:div w:id="1165702529">
              <w:marLeft w:val="0"/>
              <w:marRight w:val="0"/>
              <w:marTop w:val="0"/>
              <w:marBottom w:val="0"/>
              <w:divBdr>
                <w:top w:val="single" w:sz="2" w:space="0" w:color="D9D9E3"/>
                <w:left w:val="single" w:sz="2" w:space="0" w:color="D9D9E3"/>
                <w:bottom w:val="single" w:sz="2" w:space="0" w:color="D9D9E3"/>
                <w:right w:val="single" w:sz="2" w:space="0" w:color="D9D9E3"/>
              </w:divBdr>
              <w:divsChild>
                <w:div w:id="802429255">
                  <w:marLeft w:val="0"/>
                  <w:marRight w:val="0"/>
                  <w:marTop w:val="0"/>
                  <w:marBottom w:val="0"/>
                  <w:divBdr>
                    <w:top w:val="single" w:sz="2" w:space="0" w:color="D9D9E3"/>
                    <w:left w:val="single" w:sz="2" w:space="0" w:color="D9D9E3"/>
                    <w:bottom w:val="single" w:sz="2" w:space="0" w:color="D9D9E3"/>
                    <w:right w:val="single" w:sz="2" w:space="0" w:color="D9D9E3"/>
                  </w:divBdr>
                  <w:divsChild>
                    <w:div w:id="2055738120">
                      <w:marLeft w:val="0"/>
                      <w:marRight w:val="0"/>
                      <w:marTop w:val="0"/>
                      <w:marBottom w:val="0"/>
                      <w:divBdr>
                        <w:top w:val="single" w:sz="2" w:space="0" w:color="D9D9E3"/>
                        <w:left w:val="single" w:sz="2" w:space="0" w:color="D9D9E3"/>
                        <w:bottom w:val="single" w:sz="2" w:space="0" w:color="D9D9E3"/>
                        <w:right w:val="single" w:sz="2" w:space="0" w:color="D9D9E3"/>
                      </w:divBdr>
                      <w:divsChild>
                        <w:div w:id="1173107692">
                          <w:marLeft w:val="0"/>
                          <w:marRight w:val="0"/>
                          <w:marTop w:val="0"/>
                          <w:marBottom w:val="0"/>
                          <w:divBdr>
                            <w:top w:val="single" w:sz="2" w:space="0" w:color="auto"/>
                            <w:left w:val="single" w:sz="2" w:space="0" w:color="auto"/>
                            <w:bottom w:val="single" w:sz="6" w:space="0" w:color="auto"/>
                            <w:right w:val="single" w:sz="2" w:space="0" w:color="auto"/>
                          </w:divBdr>
                          <w:divsChild>
                            <w:div w:id="1689208642">
                              <w:marLeft w:val="0"/>
                              <w:marRight w:val="0"/>
                              <w:marTop w:val="100"/>
                              <w:marBottom w:val="100"/>
                              <w:divBdr>
                                <w:top w:val="single" w:sz="2" w:space="0" w:color="D9D9E3"/>
                                <w:left w:val="single" w:sz="2" w:space="0" w:color="D9D9E3"/>
                                <w:bottom w:val="single" w:sz="2" w:space="0" w:color="D9D9E3"/>
                                <w:right w:val="single" w:sz="2" w:space="0" w:color="D9D9E3"/>
                              </w:divBdr>
                              <w:divsChild>
                                <w:div w:id="1111818312">
                                  <w:marLeft w:val="0"/>
                                  <w:marRight w:val="0"/>
                                  <w:marTop w:val="0"/>
                                  <w:marBottom w:val="0"/>
                                  <w:divBdr>
                                    <w:top w:val="single" w:sz="2" w:space="0" w:color="D9D9E3"/>
                                    <w:left w:val="single" w:sz="2" w:space="0" w:color="D9D9E3"/>
                                    <w:bottom w:val="single" w:sz="2" w:space="0" w:color="D9D9E3"/>
                                    <w:right w:val="single" w:sz="2" w:space="0" w:color="D9D9E3"/>
                                  </w:divBdr>
                                  <w:divsChild>
                                    <w:div w:id="597639594">
                                      <w:marLeft w:val="0"/>
                                      <w:marRight w:val="0"/>
                                      <w:marTop w:val="0"/>
                                      <w:marBottom w:val="0"/>
                                      <w:divBdr>
                                        <w:top w:val="single" w:sz="2" w:space="0" w:color="D9D9E3"/>
                                        <w:left w:val="single" w:sz="2" w:space="0" w:color="D9D9E3"/>
                                        <w:bottom w:val="single" w:sz="2" w:space="0" w:color="D9D9E3"/>
                                        <w:right w:val="single" w:sz="2" w:space="0" w:color="D9D9E3"/>
                                      </w:divBdr>
                                      <w:divsChild>
                                        <w:div w:id="6912773">
                                          <w:marLeft w:val="0"/>
                                          <w:marRight w:val="0"/>
                                          <w:marTop w:val="0"/>
                                          <w:marBottom w:val="0"/>
                                          <w:divBdr>
                                            <w:top w:val="single" w:sz="2" w:space="0" w:color="D9D9E3"/>
                                            <w:left w:val="single" w:sz="2" w:space="0" w:color="D9D9E3"/>
                                            <w:bottom w:val="single" w:sz="2" w:space="0" w:color="D9D9E3"/>
                                            <w:right w:val="single" w:sz="2" w:space="0" w:color="D9D9E3"/>
                                          </w:divBdr>
                                          <w:divsChild>
                                            <w:div w:id="931552870">
                                              <w:marLeft w:val="0"/>
                                              <w:marRight w:val="0"/>
                                              <w:marTop w:val="0"/>
                                              <w:marBottom w:val="0"/>
                                              <w:divBdr>
                                                <w:top w:val="single" w:sz="2" w:space="0" w:color="D9D9E3"/>
                                                <w:left w:val="single" w:sz="2" w:space="0" w:color="D9D9E3"/>
                                                <w:bottom w:val="single" w:sz="2" w:space="0" w:color="D9D9E3"/>
                                                <w:right w:val="single" w:sz="2" w:space="0" w:color="D9D9E3"/>
                                              </w:divBdr>
                                              <w:divsChild>
                                                <w:div w:id="21174822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816482286">
          <w:marLeft w:val="0"/>
          <w:marRight w:val="0"/>
          <w:marTop w:val="0"/>
          <w:marBottom w:val="0"/>
          <w:divBdr>
            <w:top w:val="none" w:sz="0" w:space="0" w:color="auto"/>
            <w:left w:val="none" w:sz="0" w:space="0" w:color="auto"/>
            <w:bottom w:val="none" w:sz="0" w:space="0" w:color="auto"/>
            <w:right w:val="none" w:sz="0" w:space="0" w:color="auto"/>
          </w:divBdr>
        </w:div>
      </w:divsChild>
    </w:div>
    <w:div w:id="770051449">
      <w:bodyDiv w:val="1"/>
      <w:marLeft w:val="0"/>
      <w:marRight w:val="0"/>
      <w:marTop w:val="0"/>
      <w:marBottom w:val="0"/>
      <w:divBdr>
        <w:top w:val="none" w:sz="0" w:space="0" w:color="auto"/>
        <w:left w:val="none" w:sz="0" w:space="0" w:color="auto"/>
        <w:bottom w:val="none" w:sz="0" w:space="0" w:color="auto"/>
        <w:right w:val="none" w:sz="0" w:space="0" w:color="auto"/>
      </w:divBdr>
    </w:div>
    <w:div w:id="852459451">
      <w:bodyDiv w:val="1"/>
      <w:marLeft w:val="0"/>
      <w:marRight w:val="0"/>
      <w:marTop w:val="0"/>
      <w:marBottom w:val="0"/>
      <w:divBdr>
        <w:top w:val="none" w:sz="0" w:space="0" w:color="auto"/>
        <w:left w:val="none" w:sz="0" w:space="0" w:color="auto"/>
        <w:bottom w:val="none" w:sz="0" w:space="0" w:color="auto"/>
        <w:right w:val="none" w:sz="0" w:space="0" w:color="auto"/>
      </w:divBdr>
    </w:div>
    <w:div w:id="963539276">
      <w:bodyDiv w:val="1"/>
      <w:marLeft w:val="0"/>
      <w:marRight w:val="0"/>
      <w:marTop w:val="0"/>
      <w:marBottom w:val="0"/>
      <w:divBdr>
        <w:top w:val="none" w:sz="0" w:space="0" w:color="auto"/>
        <w:left w:val="none" w:sz="0" w:space="0" w:color="auto"/>
        <w:bottom w:val="none" w:sz="0" w:space="0" w:color="auto"/>
        <w:right w:val="none" w:sz="0" w:space="0" w:color="auto"/>
      </w:divBdr>
      <w:divsChild>
        <w:div w:id="137382262">
          <w:marLeft w:val="0"/>
          <w:marRight w:val="0"/>
          <w:marTop w:val="0"/>
          <w:marBottom w:val="0"/>
          <w:divBdr>
            <w:top w:val="none" w:sz="0" w:space="0" w:color="auto"/>
            <w:left w:val="none" w:sz="0" w:space="0" w:color="auto"/>
            <w:bottom w:val="none" w:sz="0" w:space="0" w:color="auto"/>
            <w:right w:val="none" w:sz="0" w:space="0" w:color="auto"/>
          </w:divBdr>
        </w:div>
        <w:div w:id="166553590">
          <w:marLeft w:val="0"/>
          <w:marRight w:val="0"/>
          <w:marTop w:val="0"/>
          <w:marBottom w:val="0"/>
          <w:divBdr>
            <w:top w:val="none" w:sz="0" w:space="0" w:color="auto"/>
            <w:left w:val="none" w:sz="0" w:space="0" w:color="auto"/>
            <w:bottom w:val="none" w:sz="0" w:space="0" w:color="auto"/>
            <w:right w:val="none" w:sz="0" w:space="0" w:color="auto"/>
          </w:divBdr>
        </w:div>
        <w:div w:id="271325433">
          <w:marLeft w:val="0"/>
          <w:marRight w:val="0"/>
          <w:marTop w:val="0"/>
          <w:marBottom w:val="0"/>
          <w:divBdr>
            <w:top w:val="none" w:sz="0" w:space="0" w:color="auto"/>
            <w:left w:val="none" w:sz="0" w:space="0" w:color="auto"/>
            <w:bottom w:val="none" w:sz="0" w:space="0" w:color="auto"/>
            <w:right w:val="none" w:sz="0" w:space="0" w:color="auto"/>
          </w:divBdr>
        </w:div>
        <w:div w:id="294145434">
          <w:marLeft w:val="0"/>
          <w:marRight w:val="0"/>
          <w:marTop w:val="0"/>
          <w:marBottom w:val="0"/>
          <w:divBdr>
            <w:top w:val="none" w:sz="0" w:space="0" w:color="auto"/>
            <w:left w:val="none" w:sz="0" w:space="0" w:color="auto"/>
            <w:bottom w:val="none" w:sz="0" w:space="0" w:color="auto"/>
            <w:right w:val="none" w:sz="0" w:space="0" w:color="auto"/>
          </w:divBdr>
        </w:div>
        <w:div w:id="537476537">
          <w:marLeft w:val="0"/>
          <w:marRight w:val="0"/>
          <w:marTop w:val="0"/>
          <w:marBottom w:val="0"/>
          <w:divBdr>
            <w:top w:val="none" w:sz="0" w:space="0" w:color="auto"/>
            <w:left w:val="none" w:sz="0" w:space="0" w:color="auto"/>
            <w:bottom w:val="none" w:sz="0" w:space="0" w:color="auto"/>
            <w:right w:val="none" w:sz="0" w:space="0" w:color="auto"/>
          </w:divBdr>
        </w:div>
        <w:div w:id="792990148">
          <w:marLeft w:val="0"/>
          <w:marRight w:val="0"/>
          <w:marTop w:val="0"/>
          <w:marBottom w:val="0"/>
          <w:divBdr>
            <w:top w:val="none" w:sz="0" w:space="0" w:color="auto"/>
            <w:left w:val="none" w:sz="0" w:space="0" w:color="auto"/>
            <w:bottom w:val="none" w:sz="0" w:space="0" w:color="auto"/>
            <w:right w:val="none" w:sz="0" w:space="0" w:color="auto"/>
          </w:divBdr>
        </w:div>
        <w:div w:id="897207415">
          <w:marLeft w:val="0"/>
          <w:marRight w:val="0"/>
          <w:marTop w:val="0"/>
          <w:marBottom w:val="0"/>
          <w:divBdr>
            <w:top w:val="none" w:sz="0" w:space="0" w:color="auto"/>
            <w:left w:val="none" w:sz="0" w:space="0" w:color="auto"/>
            <w:bottom w:val="none" w:sz="0" w:space="0" w:color="auto"/>
            <w:right w:val="none" w:sz="0" w:space="0" w:color="auto"/>
          </w:divBdr>
        </w:div>
        <w:div w:id="990598723">
          <w:marLeft w:val="0"/>
          <w:marRight w:val="0"/>
          <w:marTop w:val="0"/>
          <w:marBottom w:val="0"/>
          <w:divBdr>
            <w:top w:val="none" w:sz="0" w:space="0" w:color="auto"/>
            <w:left w:val="none" w:sz="0" w:space="0" w:color="auto"/>
            <w:bottom w:val="none" w:sz="0" w:space="0" w:color="auto"/>
            <w:right w:val="none" w:sz="0" w:space="0" w:color="auto"/>
          </w:divBdr>
        </w:div>
        <w:div w:id="1433210460">
          <w:marLeft w:val="0"/>
          <w:marRight w:val="0"/>
          <w:marTop w:val="0"/>
          <w:marBottom w:val="0"/>
          <w:divBdr>
            <w:top w:val="none" w:sz="0" w:space="0" w:color="auto"/>
            <w:left w:val="none" w:sz="0" w:space="0" w:color="auto"/>
            <w:bottom w:val="none" w:sz="0" w:space="0" w:color="auto"/>
            <w:right w:val="none" w:sz="0" w:space="0" w:color="auto"/>
          </w:divBdr>
        </w:div>
        <w:div w:id="1458721282">
          <w:marLeft w:val="0"/>
          <w:marRight w:val="0"/>
          <w:marTop w:val="0"/>
          <w:marBottom w:val="0"/>
          <w:divBdr>
            <w:top w:val="none" w:sz="0" w:space="0" w:color="auto"/>
            <w:left w:val="none" w:sz="0" w:space="0" w:color="auto"/>
            <w:bottom w:val="none" w:sz="0" w:space="0" w:color="auto"/>
            <w:right w:val="none" w:sz="0" w:space="0" w:color="auto"/>
          </w:divBdr>
        </w:div>
        <w:div w:id="1583221037">
          <w:marLeft w:val="0"/>
          <w:marRight w:val="0"/>
          <w:marTop w:val="0"/>
          <w:marBottom w:val="0"/>
          <w:divBdr>
            <w:top w:val="none" w:sz="0" w:space="0" w:color="auto"/>
            <w:left w:val="none" w:sz="0" w:space="0" w:color="auto"/>
            <w:bottom w:val="none" w:sz="0" w:space="0" w:color="auto"/>
            <w:right w:val="none" w:sz="0" w:space="0" w:color="auto"/>
          </w:divBdr>
        </w:div>
        <w:div w:id="1629118750">
          <w:marLeft w:val="0"/>
          <w:marRight w:val="0"/>
          <w:marTop w:val="0"/>
          <w:marBottom w:val="0"/>
          <w:divBdr>
            <w:top w:val="none" w:sz="0" w:space="0" w:color="auto"/>
            <w:left w:val="none" w:sz="0" w:space="0" w:color="auto"/>
            <w:bottom w:val="none" w:sz="0" w:space="0" w:color="auto"/>
            <w:right w:val="none" w:sz="0" w:space="0" w:color="auto"/>
          </w:divBdr>
        </w:div>
        <w:div w:id="1680044112">
          <w:marLeft w:val="0"/>
          <w:marRight w:val="0"/>
          <w:marTop w:val="0"/>
          <w:marBottom w:val="0"/>
          <w:divBdr>
            <w:top w:val="none" w:sz="0" w:space="0" w:color="auto"/>
            <w:left w:val="none" w:sz="0" w:space="0" w:color="auto"/>
            <w:bottom w:val="none" w:sz="0" w:space="0" w:color="auto"/>
            <w:right w:val="none" w:sz="0" w:space="0" w:color="auto"/>
          </w:divBdr>
        </w:div>
        <w:div w:id="1694112764">
          <w:marLeft w:val="0"/>
          <w:marRight w:val="0"/>
          <w:marTop w:val="0"/>
          <w:marBottom w:val="0"/>
          <w:divBdr>
            <w:top w:val="none" w:sz="0" w:space="0" w:color="auto"/>
            <w:left w:val="none" w:sz="0" w:space="0" w:color="auto"/>
            <w:bottom w:val="none" w:sz="0" w:space="0" w:color="auto"/>
            <w:right w:val="none" w:sz="0" w:space="0" w:color="auto"/>
          </w:divBdr>
        </w:div>
        <w:div w:id="1986548823">
          <w:marLeft w:val="0"/>
          <w:marRight w:val="0"/>
          <w:marTop w:val="0"/>
          <w:marBottom w:val="0"/>
          <w:divBdr>
            <w:top w:val="none" w:sz="0" w:space="0" w:color="auto"/>
            <w:left w:val="none" w:sz="0" w:space="0" w:color="auto"/>
            <w:bottom w:val="none" w:sz="0" w:space="0" w:color="auto"/>
            <w:right w:val="none" w:sz="0" w:space="0" w:color="auto"/>
          </w:divBdr>
        </w:div>
        <w:div w:id="2142114776">
          <w:marLeft w:val="0"/>
          <w:marRight w:val="0"/>
          <w:marTop w:val="0"/>
          <w:marBottom w:val="0"/>
          <w:divBdr>
            <w:top w:val="none" w:sz="0" w:space="0" w:color="auto"/>
            <w:left w:val="none" w:sz="0" w:space="0" w:color="auto"/>
            <w:bottom w:val="none" w:sz="0" w:space="0" w:color="auto"/>
            <w:right w:val="none" w:sz="0" w:space="0" w:color="auto"/>
          </w:divBdr>
        </w:div>
      </w:divsChild>
    </w:div>
    <w:div w:id="1014918223">
      <w:bodyDiv w:val="1"/>
      <w:marLeft w:val="0"/>
      <w:marRight w:val="0"/>
      <w:marTop w:val="0"/>
      <w:marBottom w:val="0"/>
      <w:divBdr>
        <w:top w:val="none" w:sz="0" w:space="0" w:color="auto"/>
        <w:left w:val="none" w:sz="0" w:space="0" w:color="auto"/>
        <w:bottom w:val="none" w:sz="0" w:space="0" w:color="auto"/>
        <w:right w:val="none" w:sz="0" w:space="0" w:color="auto"/>
      </w:divBdr>
      <w:divsChild>
        <w:div w:id="675838963">
          <w:marLeft w:val="0"/>
          <w:marRight w:val="0"/>
          <w:marTop w:val="0"/>
          <w:marBottom w:val="0"/>
          <w:divBdr>
            <w:top w:val="single" w:sz="2" w:space="0" w:color="E3E3E3"/>
            <w:left w:val="single" w:sz="2" w:space="0" w:color="E3E3E3"/>
            <w:bottom w:val="single" w:sz="2" w:space="0" w:color="E3E3E3"/>
            <w:right w:val="single" w:sz="2" w:space="0" w:color="E3E3E3"/>
          </w:divBdr>
          <w:divsChild>
            <w:div w:id="711924979">
              <w:marLeft w:val="0"/>
              <w:marRight w:val="0"/>
              <w:marTop w:val="0"/>
              <w:marBottom w:val="0"/>
              <w:divBdr>
                <w:top w:val="single" w:sz="2" w:space="0" w:color="E3E3E3"/>
                <w:left w:val="single" w:sz="2" w:space="0" w:color="E3E3E3"/>
                <w:bottom w:val="single" w:sz="2" w:space="0" w:color="E3E3E3"/>
                <w:right w:val="single" w:sz="2" w:space="0" w:color="E3E3E3"/>
              </w:divBdr>
              <w:divsChild>
                <w:div w:id="1238516608">
                  <w:marLeft w:val="0"/>
                  <w:marRight w:val="0"/>
                  <w:marTop w:val="0"/>
                  <w:marBottom w:val="0"/>
                  <w:divBdr>
                    <w:top w:val="single" w:sz="2" w:space="0" w:color="E3E3E3"/>
                    <w:left w:val="single" w:sz="2" w:space="0" w:color="E3E3E3"/>
                    <w:bottom w:val="single" w:sz="2" w:space="0" w:color="E3E3E3"/>
                    <w:right w:val="single" w:sz="2" w:space="0" w:color="E3E3E3"/>
                  </w:divBdr>
                  <w:divsChild>
                    <w:div w:id="1812020944">
                      <w:marLeft w:val="0"/>
                      <w:marRight w:val="0"/>
                      <w:marTop w:val="0"/>
                      <w:marBottom w:val="0"/>
                      <w:divBdr>
                        <w:top w:val="single" w:sz="2" w:space="0" w:color="E3E3E3"/>
                        <w:left w:val="single" w:sz="2" w:space="0" w:color="E3E3E3"/>
                        <w:bottom w:val="single" w:sz="2" w:space="0" w:color="E3E3E3"/>
                        <w:right w:val="single" w:sz="2" w:space="0" w:color="E3E3E3"/>
                      </w:divBdr>
                      <w:divsChild>
                        <w:div w:id="1868983159">
                          <w:marLeft w:val="0"/>
                          <w:marRight w:val="0"/>
                          <w:marTop w:val="0"/>
                          <w:marBottom w:val="0"/>
                          <w:divBdr>
                            <w:top w:val="single" w:sz="2" w:space="0" w:color="E3E3E3"/>
                            <w:left w:val="single" w:sz="2" w:space="0" w:color="E3E3E3"/>
                            <w:bottom w:val="single" w:sz="2" w:space="0" w:color="E3E3E3"/>
                            <w:right w:val="single" w:sz="2" w:space="0" w:color="E3E3E3"/>
                          </w:divBdr>
                          <w:divsChild>
                            <w:div w:id="1574773989">
                              <w:marLeft w:val="0"/>
                              <w:marRight w:val="0"/>
                              <w:marTop w:val="0"/>
                              <w:marBottom w:val="0"/>
                              <w:divBdr>
                                <w:top w:val="single" w:sz="2" w:space="0" w:color="E3E3E3"/>
                                <w:left w:val="single" w:sz="2" w:space="0" w:color="E3E3E3"/>
                                <w:bottom w:val="single" w:sz="2" w:space="0" w:color="E3E3E3"/>
                                <w:right w:val="single" w:sz="2" w:space="0" w:color="E3E3E3"/>
                              </w:divBdr>
                              <w:divsChild>
                                <w:div w:id="559561151">
                                  <w:marLeft w:val="0"/>
                                  <w:marRight w:val="0"/>
                                  <w:marTop w:val="100"/>
                                  <w:marBottom w:val="100"/>
                                  <w:divBdr>
                                    <w:top w:val="single" w:sz="2" w:space="0" w:color="E3E3E3"/>
                                    <w:left w:val="single" w:sz="2" w:space="0" w:color="E3E3E3"/>
                                    <w:bottom w:val="single" w:sz="2" w:space="0" w:color="E3E3E3"/>
                                    <w:right w:val="single" w:sz="2" w:space="0" w:color="E3E3E3"/>
                                  </w:divBdr>
                                  <w:divsChild>
                                    <w:div w:id="1923755205">
                                      <w:marLeft w:val="0"/>
                                      <w:marRight w:val="0"/>
                                      <w:marTop w:val="0"/>
                                      <w:marBottom w:val="0"/>
                                      <w:divBdr>
                                        <w:top w:val="single" w:sz="2" w:space="0" w:color="E3E3E3"/>
                                        <w:left w:val="single" w:sz="2" w:space="0" w:color="E3E3E3"/>
                                        <w:bottom w:val="single" w:sz="2" w:space="0" w:color="E3E3E3"/>
                                        <w:right w:val="single" w:sz="2" w:space="0" w:color="E3E3E3"/>
                                      </w:divBdr>
                                      <w:divsChild>
                                        <w:div w:id="614486925">
                                          <w:marLeft w:val="0"/>
                                          <w:marRight w:val="0"/>
                                          <w:marTop w:val="0"/>
                                          <w:marBottom w:val="0"/>
                                          <w:divBdr>
                                            <w:top w:val="single" w:sz="2" w:space="0" w:color="E3E3E3"/>
                                            <w:left w:val="single" w:sz="2" w:space="0" w:color="E3E3E3"/>
                                            <w:bottom w:val="single" w:sz="2" w:space="0" w:color="E3E3E3"/>
                                            <w:right w:val="single" w:sz="2" w:space="0" w:color="E3E3E3"/>
                                          </w:divBdr>
                                          <w:divsChild>
                                            <w:div w:id="1628314750">
                                              <w:marLeft w:val="0"/>
                                              <w:marRight w:val="0"/>
                                              <w:marTop w:val="0"/>
                                              <w:marBottom w:val="0"/>
                                              <w:divBdr>
                                                <w:top w:val="single" w:sz="2" w:space="0" w:color="E3E3E3"/>
                                                <w:left w:val="single" w:sz="2" w:space="0" w:color="E3E3E3"/>
                                                <w:bottom w:val="single" w:sz="2" w:space="0" w:color="E3E3E3"/>
                                                <w:right w:val="single" w:sz="2" w:space="0" w:color="E3E3E3"/>
                                              </w:divBdr>
                                              <w:divsChild>
                                                <w:div w:id="852034896">
                                                  <w:marLeft w:val="0"/>
                                                  <w:marRight w:val="0"/>
                                                  <w:marTop w:val="0"/>
                                                  <w:marBottom w:val="0"/>
                                                  <w:divBdr>
                                                    <w:top w:val="single" w:sz="2" w:space="0" w:color="E3E3E3"/>
                                                    <w:left w:val="single" w:sz="2" w:space="0" w:color="E3E3E3"/>
                                                    <w:bottom w:val="single" w:sz="2" w:space="0" w:color="E3E3E3"/>
                                                    <w:right w:val="single" w:sz="2" w:space="0" w:color="E3E3E3"/>
                                                  </w:divBdr>
                                                  <w:divsChild>
                                                    <w:div w:id="503784408">
                                                      <w:marLeft w:val="0"/>
                                                      <w:marRight w:val="0"/>
                                                      <w:marTop w:val="0"/>
                                                      <w:marBottom w:val="0"/>
                                                      <w:divBdr>
                                                        <w:top w:val="single" w:sz="2" w:space="0" w:color="E3E3E3"/>
                                                        <w:left w:val="single" w:sz="2" w:space="0" w:color="E3E3E3"/>
                                                        <w:bottom w:val="single" w:sz="2" w:space="0" w:color="E3E3E3"/>
                                                        <w:right w:val="single" w:sz="2" w:space="0" w:color="E3E3E3"/>
                                                      </w:divBdr>
                                                      <w:divsChild>
                                                        <w:div w:id="13017364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401220158">
          <w:marLeft w:val="0"/>
          <w:marRight w:val="0"/>
          <w:marTop w:val="0"/>
          <w:marBottom w:val="0"/>
          <w:divBdr>
            <w:top w:val="none" w:sz="0" w:space="0" w:color="auto"/>
            <w:left w:val="none" w:sz="0" w:space="0" w:color="auto"/>
            <w:bottom w:val="none" w:sz="0" w:space="0" w:color="auto"/>
            <w:right w:val="none" w:sz="0" w:space="0" w:color="auto"/>
          </w:divBdr>
          <w:divsChild>
            <w:div w:id="1425880308">
              <w:marLeft w:val="0"/>
              <w:marRight w:val="0"/>
              <w:marTop w:val="100"/>
              <w:marBottom w:val="100"/>
              <w:divBdr>
                <w:top w:val="single" w:sz="2" w:space="0" w:color="E3E3E3"/>
                <w:left w:val="single" w:sz="2" w:space="0" w:color="E3E3E3"/>
                <w:bottom w:val="single" w:sz="2" w:space="0" w:color="E3E3E3"/>
                <w:right w:val="single" w:sz="2" w:space="0" w:color="E3E3E3"/>
              </w:divBdr>
              <w:divsChild>
                <w:div w:id="19759832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020667859">
      <w:bodyDiv w:val="1"/>
      <w:marLeft w:val="0"/>
      <w:marRight w:val="0"/>
      <w:marTop w:val="0"/>
      <w:marBottom w:val="0"/>
      <w:divBdr>
        <w:top w:val="none" w:sz="0" w:space="0" w:color="auto"/>
        <w:left w:val="none" w:sz="0" w:space="0" w:color="auto"/>
        <w:bottom w:val="none" w:sz="0" w:space="0" w:color="auto"/>
        <w:right w:val="none" w:sz="0" w:space="0" w:color="auto"/>
      </w:divBdr>
    </w:div>
    <w:div w:id="1261372830">
      <w:bodyDiv w:val="1"/>
      <w:marLeft w:val="0"/>
      <w:marRight w:val="0"/>
      <w:marTop w:val="0"/>
      <w:marBottom w:val="0"/>
      <w:divBdr>
        <w:top w:val="none" w:sz="0" w:space="0" w:color="auto"/>
        <w:left w:val="none" w:sz="0" w:space="0" w:color="auto"/>
        <w:bottom w:val="none" w:sz="0" w:space="0" w:color="auto"/>
        <w:right w:val="none" w:sz="0" w:space="0" w:color="auto"/>
      </w:divBdr>
    </w:div>
    <w:div w:id="1402019067">
      <w:bodyDiv w:val="1"/>
      <w:marLeft w:val="0"/>
      <w:marRight w:val="0"/>
      <w:marTop w:val="0"/>
      <w:marBottom w:val="0"/>
      <w:divBdr>
        <w:top w:val="none" w:sz="0" w:space="0" w:color="auto"/>
        <w:left w:val="none" w:sz="0" w:space="0" w:color="auto"/>
        <w:bottom w:val="none" w:sz="0" w:space="0" w:color="auto"/>
        <w:right w:val="none" w:sz="0" w:space="0" w:color="auto"/>
      </w:divBdr>
    </w:div>
    <w:div w:id="1441219456">
      <w:bodyDiv w:val="1"/>
      <w:marLeft w:val="0"/>
      <w:marRight w:val="0"/>
      <w:marTop w:val="0"/>
      <w:marBottom w:val="0"/>
      <w:divBdr>
        <w:top w:val="none" w:sz="0" w:space="0" w:color="auto"/>
        <w:left w:val="none" w:sz="0" w:space="0" w:color="auto"/>
        <w:bottom w:val="none" w:sz="0" w:space="0" w:color="auto"/>
        <w:right w:val="none" w:sz="0" w:space="0" w:color="auto"/>
      </w:divBdr>
    </w:div>
    <w:div w:id="1631937330">
      <w:bodyDiv w:val="1"/>
      <w:marLeft w:val="0"/>
      <w:marRight w:val="0"/>
      <w:marTop w:val="0"/>
      <w:marBottom w:val="0"/>
      <w:divBdr>
        <w:top w:val="none" w:sz="0" w:space="0" w:color="auto"/>
        <w:left w:val="none" w:sz="0" w:space="0" w:color="auto"/>
        <w:bottom w:val="none" w:sz="0" w:space="0" w:color="auto"/>
        <w:right w:val="none" w:sz="0" w:space="0" w:color="auto"/>
      </w:divBdr>
    </w:div>
    <w:div w:id="1705205275">
      <w:bodyDiv w:val="1"/>
      <w:marLeft w:val="0"/>
      <w:marRight w:val="0"/>
      <w:marTop w:val="0"/>
      <w:marBottom w:val="0"/>
      <w:divBdr>
        <w:top w:val="none" w:sz="0" w:space="0" w:color="auto"/>
        <w:left w:val="none" w:sz="0" w:space="0" w:color="auto"/>
        <w:bottom w:val="none" w:sz="0" w:space="0" w:color="auto"/>
        <w:right w:val="none" w:sz="0" w:space="0" w:color="auto"/>
      </w:divBdr>
    </w:div>
    <w:div w:id="1728214979">
      <w:bodyDiv w:val="1"/>
      <w:marLeft w:val="0"/>
      <w:marRight w:val="0"/>
      <w:marTop w:val="0"/>
      <w:marBottom w:val="0"/>
      <w:divBdr>
        <w:top w:val="none" w:sz="0" w:space="0" w:color="auto"/>
        <w:left w:val="none" w:sz="0" w:space="0" w:color="auto"/>
        <w:bottom w:val="none" w:sz="0" w:space="0" w:color="auto"/>
        <w:right w:val="none" w:sz="0" w:space="0" w:color="auto"/>
      </w:divBdr>
    </w:div>
    <w:div w:id="2024159260">
      <w:bodyDiv w:val="1"/>
      <w:marLeft w:val="0"/>
      <w:marRight w:val="0"/>
      <w:marTop w:val="0"/>
      <w:marBottom w:val="0"/>
      <w:divBdr>
        <w:top w:val="none" w:sz="0" w:space="0" w:color="auto"/>
        <w:left w:val="none" w:sz="0" w:space="0" w:color="auto"/>
        <w:bottom w:val="none" w:sz="0" w:space="0" w:color="auto"/>
        <w:right w:val="none" w:sz="0" w:space="0" w:color="auto"/>
      </w:divBdr>
    </w:div>
    <w:div w:id="2085300897">
      <w:bodyDiv w:val="1"/>
      <w:marLeft w:val="0"/>
      <w:marRight w:val="0"/>
      <w:marTop w:val="0"/>
      <w:marBottom w:val="0"/>
      <w:divBdr>
        <w:top w:val="none" w:sz="0" w:space="0" w:color="auto"/>
        <w:left w:val="none" w:sz="0" w:space="0" w:color="auto"/>
        <w:bottom w:val="none" w:sz="0" w:space="0" w:color="auto"/>
        <w:right w:val="none" w:sz="0" w:space="0" w:color="auto"/>
      </w:divBdr>
    </w:div>
    <w:div w:id="21279191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ttung.qldd@hunre.edu.vn" TargetMode="External"/><Relationship Id="rId13" Type="http://schemas.openxmlformats.org/officeDocument/2006/relationships/image" Target="media/image5.png"/><Relationship Id="rId18" Type="http://schemas.openxmlformats.org/officeDocument/2006/relationships/image" Target="media/image10.png"/><Relationship Id="rId26" Type="http://schemas.microsoft.com/office/2011/relationships/people" Target="people.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E:\Dokumente%20und%20Einstellungen\Kramer.SPRINGER-SBM\Desktop\in%20here\AuthorsInstructions\Wordnew\trial.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01ABE7AE-787D-4D6E-999B-80F0420C3B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trial.dot</Template>
  <TotalTime>57</TotalTime>
  <Pages>19</Pages>
  <Words>13778</Words>
  <Characters>78537</Characters>
  <Application>Microsoft Office Word</Application>
  <DocSecurity>0</DocSecurity>
  <Lines>654</Lines>
  <Paragraphs>184</Paragraphs>
  <ScaleCrop>false</ScaleCrop>
  <HeadingPairs>
    <vt:vector size="6" baseType="variant">
      <vt:variant>
        <vt:lpstr>Title</vt:lpstr>
      </vt:variant>
      <vt:variant>
        <vt:i4>1</vt:i4>
      </vt:variant>
      <vt:variant>
        <vt:lpstr>Título</vt:lpstr>
      </vt:variant>
      <vt:variant>
        <vt:i4>1</vt:i4>
      </vt:variant>
      <vt:variant>
        <vt:lpstr>Titel</vt:lpstr>
      </vt:variant>
      <vt:variant>
        <vt:i4>1</vt:i4>
      </vt:variant>
    </vt:vector>
  </HeadingPairs>
  <TitlesOfParts>
    <vt:vector size="3" baseType="lpstr">
      <vt:lpstr>sv-lncs</vt:lpstr>
      <vt:lpstr>sv-lncs</vt:lpstr>
      <vt:lpstr>sv-lncs</vt:lpstr>
    </vt:vector>
  </TitlesOfParts>
  <Company>Springer Verlag GmbH &amp; Co.KG</Company>
  <LinksUpToDate>false</LinksUpToDate>
  <CharactersWithSpaces>92131</CharactersWithSpaces>
  <SharedDoc>false</SharedDoc>
  <HLinks>
    <vt:vector size="42" baseType="variant">
      <vt:variant>
        <vt:i4>5636163</vt:i4>
      </vt:variant>
      <vt:variant>
        <vt:i4>173</vt:i4>
      </vt:variant>
      <vt:variant>
        <vt:i4>0</vt:i4>
      </vt:variant>
      <vt:variant>
        <vt:i4>5</vt:i4>
      </vt:variant>
      <vt:variant>
        <vt:lpwstr>https://vnexpress.net/ha-noi-gap-kho-ve-quy-dat-khi-xay-nha-o-xa-hoi-4607907.html</vt:lpwstr>
      </vt:variant>
      <vt:variant>
        <vt:lpwstr/>
      </vt:variant>
      <vt:variant>
        <vt:i4>1441811</vt:i4>
      </vt:variant>
      <vt:variant>
        <vt:i4>170</vt:i4>
      </vt:variant>
      <vt:variant>
        <vt:i4>0</vt:i4>
      </vt:variant>
      <vt:variant>
        <vt:i4>5</vt:i4>
      </vt:variant>
      <vt:variant>
        <vt:lpwstr>https://hanoimoi.vn/quy-dat-lam-nha-o-xa-hoi-tim-giai-phap-phu-hop-4017.html</vt:lpwstr>
      </vt:variant>
      <vt:variant>
        <vt:lpwstr/>
      </vt:variant>
      <vt:variant>
        <vt:i4>3211323</vt:i4>
      </vt:variant>
      <vt:variant>
        <vt:i4>167</vt:i4>
      </vt:variant>
      <vt:variant>
        <vt:i4>0</vt:i4>
      </vt:variant>
      <vt:variant>
        <vt:i4>5</vt:i4>
      </vt:variant>
      <vt:variant>
        <vt:lpwstr>http://dwrm.gov.vn/index.php?language=vi&amp;nv=news&amp;op=Khoa-hoc-Cong-nghe/CAC-BIEU-HIEN-SUY-THOAI-NUOC-DUOI-DAT-VUNG-THANH-PHO-HA-NOI-VA-CAC-NGUYEN-NHAN-3036</vt:lpwstr>
      </vt:variant>
      <vt:variant>
        <vt:lpwstr/>
      </vt:variant>
      <vt:variant>
        <vt:i4>6946878</vt:i4>
      </vt:variant>
      <vt:variant>
        <vt:i4>164</vt:i4>
      </vt:variant>
      <vt:variant>
        <vt:i4>0</vt:i4>
      </vt:variant>
      <vt:variant>
        <vt:i4>5</vt:i4>
      </vt:variant>
      <vt:variant>
        <vt:lpwstr>https://hanoi.gov.vn/diachihanoi/-/hn/RtLibd2X8kEn/1001/124742/gioi-thieu-tong-quan-va-khai-quat-ve-ia-li-thanh-pho-ha-noi.html</vt:lpwstr>
      </vt:variant>
      <vt:variant>
        <vt:lpwstr/>
      </vt:variant>
      <vt:variant>
        <vt:i4>5046357</vt:i4>
      </vt:variant>
      <vt:variant>
        <vt:i4>161</vt:i4>
      </vt:variant>
      <vt:variant>
        <vt:i4>0</vt:i4>
      </vt:variant>
      <vt:variant>
        <vt:i4>5</vt:i4>
      </vt:variant>
      <vt:variant>
        <vt:lpwstr>https://hanoi.gov.vn/diachihanoi/-/hn/RtLibd2X8kEn/1001/124742/gioi-thieu-tong-quan-va-khai-quat-ve-ia-li-thanh-pho-ha-noi.html</vt:lpwstr>
      </vt:variant>
      <vt:variant>
        <vt:lpwstr>:~:text=Th%E1%BB%A7%20%C4%91%C3%B4%20H%C3%A0%20N%E1%BB%99i%20sau,x%C3%A3%2C%20ph%C6%B0%E1%BB%9Dng%2C%20th%E1%BB%8B%20tr%E1%BA%A</vt:lpwstr>
      </vt:variant>
      <vt:variant>
        <vt:i4>786525</vt:i4>
      </vt:variant>
      <vt:variant>
        <vt:i4>156</vt:i4>
      </vt:variant>
      <vt:variant>
        <vt:i4>0</vt:i4>
      </vt:variant>
      <vt:variant>
        <vt:i4>5</vt:i4>
      </vt:variant>
      <vt:variant>
        <vt:lpwstr>https://code.earthengine.google.com/</vt:lpwstr>
      </vt:variant>
      <vt:variant>
        <vt:lpwstr/>
      </vt:variant>
      <vt:variant>
        <vt:i4>4128794</vt:i4>
      </vt:variant>
      <vt:variant>
        <vt:i4>0</vt:i4>
      </vt:variant>
      <vt:variant>
        <vt:i4>0</vt:i4>
      </vt:variant>
      <vt:variant>
        <vt:i4>5</vt:i4>
      </vt:variant>
      <vt:variant>
        <vt:lpwstr>mailto:dttung.qldd@hunre.edu.vn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sv-lncs</dc:title>
  <dc:subject/>
  <dc:creator>Springer-SBM</dc:creator>
  <cp:keywords/>
  <dc:description>Copyright Springer-Verlag Heidelberg Berlin 2002</dc:description>
  <cp:lastModifiedBy>Tung Dao</cp:lastModifiedBy>
  <cp:revision>16</cp:revision>
  <cp:lastPrinted>2024-06-08T16:26:00Z</cp:lastPrinted>
  <dcterms:created xsi:type="dcterms:W3CDTF">2024-06-08T16:21:00Z</dcterms:created>
  <dcterms:modified xsi:type="dcterms:W3CDTF">2024-06-12T07:23:00Z</dcterms:modified>
</cp:coreProperties>
</file>